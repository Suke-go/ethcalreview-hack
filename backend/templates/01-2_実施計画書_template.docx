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42599" w:rsidP="68BF1496" w:rsidRDefault="2F9B6306" w14:paraId="79D9B5C5" w14:textId="7AF6EDFC">
      <w:pPr>
        <w:jc w:val="center"/>
        <w:rPr>
          <w:rFonts w:ascii="ＭＳ 明朝" w:hAnsi="ＭＳ 明朝"/>
          <w:lang w:eastAsia="zh-TW"/>
        </w:rPr>
      </w:pPr>
      <w:r w:rsidRPr="68BF1496">
        <w:rPr>
          <w:rFonts w:ascii="ＭＳ 明朝" w:hAnsi="ＭＳ 明朝"/>
          <w:lang w:eastAsia="zh-TW"/>
        </w:rPr>
        <w:t>実　施　計　画　書</w:t>
      </w:r>
    </w:p>
    <w:p w:rsidR="0054642A" w:rsidP="68BF1496" w:rsidRDefault="0054642A" w14:paraId="3AFD9348" w14:textId="77E21AAF">
      <w:pPr>
        <w:jc w:val="center"/>
        <w:rPr>
          <w:rFonts w:ascii="ＭＳ 明朝" w:hAnsi="ＭＳ 明朝"/>
          <w:lang w:eastAsia="zh-TW"/>
        </w:rPr>
      </w:pPr>
    </w:p>
    <w:p w:rsidR="0054642A" w:rsidP="68BF1496" w:rsidRDefault="7D58210E" w14:paraId="0110BF3B" w14:textId="31D63519">
      <w:pPr>
        <w:pStyle w:val="a3"/>
        <w:numPr>
          <w:ilvl w:val="0"/>
          <w:numId w:val="1"/>
        </w:numPr>
        <w:ind w:leftChars="0"/>
        <w:rPr>
          <w:rFonts w:ascii="ＭＳ 明朝" w:hAnsi="ＭＳ 明朝"/>
        </w:rPr>
      </w:pPr>
      <w:r w:rsidRPr="68BF1496">
        <w:rPr>
          <w:rFonts w:ascii="ＭＳ 明朝" w:hAnsi="ＭＳ 明朝"/>
        </w:rPr>
        <w:t>課題名</w:t>
      </w:r>
    </w:p>
    <w:p w:rsidR="00D20833" w:rsidP="00D20833" w:rsidRDefault="00D20833" w14:paraId="5902BF66" w14:textId="6C576483">
      <w:pPr>
        <w:pStyle w:val="a3"/>
        <w:ind w:left="420" w:leftChars="0"/>
        <w:rPr>
          <w:rFonts w:ascii="ＭＳ 明朝" w:hAnsi="ＭＳ 明朝"/>
        </w:rPr>
      </w:pPr>
      <w:r w:rsidRPr="00D20833">
        <w:rPr>
          <w:rFonts w:hint="eastAsia" w:ascii="ＭＳ 明朝" w:hAnsi="ＭＳ 明朝"/>
        </w:rPr>
        <w:t>粒状ジャミングバッグの剛性勾配による擬似傾斜知覚の基礎検討</w:t>
      </w:r>
    </w:p>
    <w:p w:rsidRPr="00D20833" w:rsidR="00D20833" w:rsidP="00D20833" w:rsidRDefault="00D20833" w14:paraId="3A8B5396" w14:textId="77777777">
      <w:pPr>
        <w:pStyle w:val="a3"/>
        <w:ind w:left="420" w:leftChars="0"/>
        <w:rPr>
          <w:rFonts w:ascii="ＭＳ 明朝" w:hAnsi="ＭＳ 明朝"/>
        </w:rPr>
      </w:pPr>
    </w:p>
    <w:p w:rsidR="00D20833" w:rsidP="00D20833" w:rsidRDefault="00D20833" w14:paraId="253F29A0" w14:textId="77777777">
      <w:pPr>
        <w:pStyle w:val="a3"/>
        <w:numPr>
          <w:ilvl w:val="0"/>
          <w:numId w:val="1"/>
        </w:numPr>
        <w:spacing w:line="0" w:lineRule="atLeast"/>
        <w:ind w:leftChars="0"/>
        <w:rPr>
          <w:rFonts w:ascii="ＭＳ 明朝" w:hAnsi="ＭＳ 明朝"/>
        </w:rPr>
      </w:pPr>
      <w:r w:rsidRPr="00D20833">
        <w:rPr>
          <w:rFonts w:ascii="ＭＳ 明朝" w:hAnsi="ＭＳ 明朝"/>
        </w:rPr>
        <w:t>申請研究の概要</w:t>
      </w:r>
    </w:p>
    <w:p w:rsidRPr="00D20833" w:rsidR="00D20833" w:rsidP="00D20833" w:rsidRDefault="72D6DFA1" w14:paraId="0F7F7727" w14:textId="77777777">
      <w:pPr>
        <w:pStyle w:val="a3"/>
        <w:numPr>
          <w:ilvl w:val="1"/>
          <w:numId w:val="1"/>
        </w:numPr>
        <w:spacing w:line="0" w:lineRule="atLeast"/>
        <w:ind w:leftChars="0"/>
        <w:jc w:val="left"/>
        <w:rPr>
          <w:rFonts w:ascii="ＭＳ 明朝" w:hAnsi="ＭＳ 明朝"/>
        </w:rPr>
      </w:pPr>
      <w:r w:rsidRPr="00D20833">
        <w:rPr>
          <w:rFonts w:ascii="ＭＳ 明朝" w:hAnsi="ＭＳ 明朝"/>
        </w:rPr>
        <w:t>背景</w:t>
      </w:r>
      <w:r w:rsidR="00D20833">
        <w:rPr>
          <w:rFonts w:ascii="ＭＳ 明朝" w:hAnsi="ＭＳ 明朝"/>
        </w:rPr>
        <w:br/>
      </w:r>
      <w:r w:rsidRPr="00D20833" w:rsidR="0EC87275">
        <w:rPr>
          <w:rFonts w:ascii="ＭＳ 明朝" w:hAnsi="ＭＳ 明朝" w:cs="ＭＳ 明朝"/>
        </w:rPr>
        <w:t>近年，身体を実際に動かすことなく重力方向や姿勢変化の感覚を提示するインタフェースがVR・メディアアートの領域で注目されている。姿勢知覚は前庭器官に加え，背面と支持面の接触圧や剛性などの体性感覚情報の寄与が大きいことが知られている。仰臥位においては，後頭部，両肩甲骨，仙骨，踵といった荷重支持点に体圧が集中し，支持面の硬さや圧分布の変化が姿勢知覚に影響を与える可能性が高い。しかし，支持面の剛性分布を部分的に制御し，その結果として生じる主観的傾斜感覚を定量化した報告は乏しい。</w:t>
      </w:r>
      <w:r w:rsidR="00D20833">
        <w:rPr>
          <w:rFonts w:ascii="ＭＳ 明朝" w:hAnsi="ＭＳ 明朝" w:cs="ＭＳ 明朝"/>
        </w:rPr>
        <w:br/>
      </w:r>
      <w:r w:rsidR="00D20833">
        <w:rPr>
          <w:rFonts w:hint="eastAsia" w:ascii="ＭＳ 明朝" w:hAnsi="ＭＳ 明朝" w:cs="ＭＳ 明朝"/>
        </w:rPr>
        <w:t xml:space="preserve">　</w:t>
      </w:r>
      <w:r w:rsidRPr="00D20833" w:rsidR="0EC87275">
        <w:rPr>
          <w:rFonts w:ascii="ＭＳ 明朝" w:hAnsi="ＭＳ 明朝" w:cs="ＭＳ 明朝"/>
        </w:rPr>
        <w:t>粒状ジャミング技術は，袋状の弾性膜に粒子を封入し，真空引きによって硬さを可変とする手法である。減圧前は流動的で柔らかく，減圧後は粒子間摩擦が増大して高い剛性を得る。ソフトロボティクスや可変剛性デバイスとして研究が進む一方，体性感覚提示として「空間的な剛性勾配」を生成し，傾斜のような感覚を提示する応用は未検討である。</w:t>
      </w:r>
      <w:r w:rsidRPr="00D20833" w:rsidR="0EC87275">
        <w:rPr>
          <w:rFonts w:ascii="ＭＳ 明朝" w:hAnsi="ＭＳ 明朝" w:cs="ＭＳ 明朝"/>
          <w:szCs w:val="21"/>
        </w:rPr>
        <w:t>本研究では，仰臥位の身体の下に四つの粒状ジャミングバッグを配置し，左右および前後方向に剛性勾配を与えることで，実際には身体が水平に保たれているにもかかわらず，参加者が傾いていると感じる擬似傾斜知覚が生じるかを検証する。四つのバッグは，左右の肩甲骨付近および左右の臀部付近を支えるように配置し，この四点支持構造が重心位置の知覚や姿勢の主観的安定性に与える影響を明らかにする。</w:t>
      </w:r>
    </w:p>
    <w:p w:rsidRPr="00D20833" w:rsidR="00D20833" w:rsidP="00D20833" w:rsidRDefault="00D20833" w14:paraId="4053DB09" w14:textId="77777777">
      <w:pPr>
        <w:pStyle w:val="a3"/>
        <w:spacing w:line="0" w:lineRule="atLeast"/>
        <w:ind w:left="562" w:leftChars="0"/>
        <w:jc w:val="left"/>
        <w:rPr>
          <w:rFonts w:ascii="ＭＳ 明朝" w:hAnsi="ＭＳ 明朝"/>
        </w:rPr>
      </w:pPr>
    </w:p>
    <w:p w:rsidR="00D20833" w:rsidP="00D20833" w:rsidRDefault="2F9B6306" w14:paraId="60CDAD49" w14:textId="77777777">
      <w:pPr>
        <w:pStyle w:val="a3"/>
        <w:numPr>
          <w:ilvl w:val="1"/>
          <w:numId w:val="1"/>
        </w:numPr>
        <w:spacing w:line="0" w:lineRule="atLeast"/>
        <w:ind w:leftChars="0"/>
        <w:jc w:val="left"/>
        <w:rPr>
          <w:rFonts w:ascii="ＭＳ 明朝" w:hAnsi="ＭＳ 明朝"/>
        </w:rPr>
      </w:pPr>
      <w:r w:rsidRPr="00D20833">
        <w:rPr>
          <w:rFonts w:ascii="ＭＳ 明朝" w:hAnsi="ＭＳ 明朝"/>
        </w:rPr>
        <w:t xml:space="preserve">目的　</w:t>
      </w:r>
      <w:r w:rsidRPr="00D20833" w:rsidR="00D20833">
        <w:rPr>
          <w:rFonts w:ascii="ＭＳ 明朝" w:hAnsi="ＭＳ 明朝"/>
        </w:rPr>
        <w:br/>
      </w:r>
      <w:r w:rsidRPr="00D20833" w:rsidR="6D1AA741">
        <w:rPr>
          <w:rFonts w:ascii="ＭＳ 明朝" w:hAnsi="ＭＳ 明朝"/>
        </w:rPr>
        <w:t>本研究の目的は，粒状ジャミングバッグの真空圧によって生成される剛性勾配が，主観的傾斜角の形成に寄与する程度を明らかにすることである。特に，左右方向（ロール）と前後方向（ピッチ）の感度の違いを比較し，どの方向でより強く傾斜感覚が生じるかを検討する。また，真空圧の差が増すにつれて主観的傾斜角がどのように変化するかをモデル化し，線形性，対数性，閾値特性の有無を評価する。</w:t>
      </w:r>
      <w:r w:rsidRPr="00D20833" w:rsidR="00D20833">
        <w:rPr>
          <w:rFonts w:ascii="ＭＳ 明朝" w:hAnsi="ＭＳ 明朝"/>
        </w:rPr>
        <w:br/>
      </w:r>
      <w:r w:rsidRPr="00D20833" w:rsidR="6D1AA741">
        <w:rPr>
          <w:rFonts w:ascii="ＭＳ 明朝" w:hAnsi="ＭＳ 明朝"/>
        </w:rPr>
        <w:t>これにより，ジャミング機構を利用した非危険・非動揺型の姿勢提示デバイスの可能性を示し，VR・医療・設計工学への応用基盤を形成することを目的とする。</w:t>
      </w:r>
    </w:p>
    <w:p w:rsidRPr="00D20833" w:rsidR="00D20833" w:rsidP="00D20833" w:rsidRDefault="00D20833" w14:paraId="4D7DC095" w14:textId="77777777">
      <w:pPr>
        <w:pStyle w:val="a3"/>
        <w:rPr>
          <w:rFonts w:ascii="ＭＳ 明朝" w:hAnsi="ＭＳ 明朝"/>
        </w:rPr>
      </w:pPr>
    </w:p>
    <w:p w:rsidR="00D20833" w:rsidP="007A5E10" w:rsidRDefault="007A5E10" w14:paraId="09382AC2" w14:textId="77777777">
      <w:pPr>
        <w:pStyle w:val="a3"/>
        <w:numPr>
          <w:ilvl w:val="0"/>
          <w:numId w:val="1"/>
        </w:numPr>
        <w:spacing w:line="0" w:lineRule="atLeast"/>
        <w:ind w:leftChars="0"/>
        <w:jc w:val="left"/>
        <w:rPr>
          <w:rFonts w:ascii="ＭＳ 明朝" w:hAnsi="ＭＳ 明朝"/>
        </w:rPr>
      </w:pPr>
      <w:r w:rsidRPr="00D20833">
        <w:rPr>
          <w:rFonts w:hint="eastAsia" w:ascii="ＭＳ 明朝" w:hAnsi="ＭＳ 明朝"/>
        </w:rPr>
        <w:t>実験方法</w:t>
      </w:r>
    </w:p>
    <w:p w:rsidRPr="00D20833" w:rsidR="00D20833" w:rsidP="00D20833" w:rsidRDefault="26EACBCA" w14:paraId="02F959F1" w14:textId="3AFFED1C">
      <w:pPr>
        <w:pStyle w:val="a3"/>
        <w:numPr>
          <w:ilvl w:val="1"/>
          <w:numId w:val="1"/>
        </w:numPr>
        <w:spacing w:line="0" w:lineRule="atLeast"/>
        <w:ind w:leftChars="0"/>
        <w:jc w:val="left"/>
        <w:rPr>
          <w:rFonts w:ascii="ＭＳ 明朝" w:hAnsi="ＭＳ 明朝"/>
        </w:rPr>
      </w:pPr>
      <w:r w:rsidRPr="00D20833">
        <w:rPr>
          <w:rFonts w:ascii="ＭＳ 明朝" w:hAnsi="ＭＳ 明朝"/>
        </w:rPr>
        <w:t>実験の目的</w:t>
      </w:r>
      <w:r w:rsidR="00D20833">
        <w:rPr>
          <w:rFonts w:ascii="ＭＳ 明朝" w:hAnsi="ＭＳ 明朝"/>
        </w:rPr>
        <w:br/>
      </w:r>
      <w:r w:rsidRPr="00D20833" w:rsidR="00D20833">
        <w:rPr>
          <w:rFonts w:hint="eastAsia" w:ascii="ＭＳ 明朝" w:hAnsi="ＭＳ 明朝"/>
        </w:rPr>
        <w:t>本実験は，四つのジャミングバッグの真空圧を条件ごとに操作し，参加者がどの方向にどれほど傾いていると感じるかを測定することで，剛性勾配と主観的傾斜角の定量的対応関係を明らかにすることを目的とする。バッグの真空圧は，左右差・前後差・差の無い条件の複数水準を設定し，参加者に紙面への線分描画によって傾斜方向と角度を回答してもらう。この連続的な主観計測により，剛性差が姿勢知覚に与える影響を評価し，傾斜知覚がどの強度の剛性差から生じるかの閾値を確認する。</w:t>
      </w:r>
    </w:p>
    <w:p w:rsidRPr="00ED4FC5" w:rsidR="00D20833" w:rsidP="00D20833" w:rsidRDefault="00D20833" w14:paraId="2E76074B" w14:textId="10619FC9">
      <w:pPr>
        <w:pStyle w:val="a3"/>
        <w:numPr>
          <w:ilvl w:val="1"/>
          <w:numId w:val="1"/>
        </w:numPr>
        <w:spacing w:line="0" w:lineRule="atLeast"/>
        <w:ind w:leftChars="0"/>
        <w:jc w:val="left"/>
        <w:rPr>
          <w:rFonts w:ascii="ＭＳ 明朝" w:hAnsi="ＭＳ 明朝"/>
        </w:rPr>
      </w:pPr>
      <w:r w:rsidRPr="280A70CA" w:rsidR="00D20833">
        <w:rPr>
          <w:rFonts w:ascii="ＭＳ 明朝" w:hAnsi="ＭＳ 明朝"/>
        </w:rPr>
        <w:t>実験参加</w:t>
      </w:r>
      <w:r w:rsidRPr="280A70CA" w:rsidR="00D20833">
        <w:rPr>
          <w:rFonts w:ascii="ＭＳ 明朝" w:hAnsi="ＭＳ 明朝"/>
        </w:rPr>
        <w:t>者</w:t>
      </w:r>
      <w:r>
        <w:br/>
      </w:r>
      <w:r w:rsidRPr="280A70CA" w:rsidR="3B2EF114">
        <w:rPr>
          <w:rFonts w:ascii="ＭＳ 明朝" w:hAnsi="ＭＳ 明朝"/>
        </w:rPr>
        <w:t>実験参加者は，本学に在籍する18歳以上の成人で，聴覚・平衡感覚・皮膚感覚に重大な問題がなく，仰臥位が可能な者とする。参加者数は30名とする。性別による制</w:t>
      </w:r>
      <w:r w:rsidRPr="280A70CA" w:rsidR="3B2EF114">
        <w:rPr>
          <w:rFonts w:ascii="ＭＳ 明朝" w:hAnsi="ＭＳ 明朝"/>
        </w:rPr>
        <w:t>限は設けない。</w:t>
      </w:r>
      <w:r>
        <w:br/>
      </w:r>
      <w:r w:rsidRPr="280A70CA" w:rsidR="4EEB8732">
        <w:rPr>
          <w:rFonts w:ascii="ＭＳ 明朝" w:hAnsi="ＭＳ 明朝"/>
        </w:rPr>
        <w:t>実験参加者は個人の</w:t>
      </w:r>
      <w:del w:author="清水　紘輔" w:date="2026-01-16T06:02:37.893Z" w:id="1528374751">
        <w:r w:rsidRPr="280A70CA" w:rsidDel="4EEB8732">
          <w:rPr>
            <w:rFonts w:ascii="ＭＳ 明朝" w:hAnsi="ＭＳ 明朝"/>
          </w:rPr>
          <w:delText>自由意志</w:delText>
        </w:r>
      </w:del>
      <w:ins w:author="清水　紘輔" w:date="2026-01-16T06:02:37.895Z" w:id="1008917930">
        <w:r w:rsidRPr="280A70CA" w:rsidR="06B8BDBF">
          <w:rPr>
            <w:rFonts w:ascii="ＭＳ 明朝" w:hAnsi="ＭＳ 明朝"/>
          </w:rPr>
          <w:t>自由意思</w:t>
        </w:r>
      </w:ins>
      <w:r w:rsidRPr="280A70CA" w:rsidR="4EEB8732">
        <w:rPr>
          <w:rFonts w:ascii="ＭＳ 明朝" w:hAnsi="ＭＳ 明朝"/>
        </w:rPr>
        <w:t>を持つ者とし、実施分担者は実験参加者の個人の</w:t>
      </w:r>
      <w:del w:author="清水　紘輔" w:date="2026-01-16T06:02:37.898Z" w:id="615167582">
        <w:r w:rsidRPr="280A70CA" w:rsidDel="4EEB8732">
          <w:rPr>
            <w:rFonts w:ascii="ＭＳ 明朝" w:hAnsi="ＭＳ 明朝"/>
          </w:rPr>
          <w:delText>自由意志</w:delText>
        </w:r>
      </w:del>
      <w:ins w:author="清水　紘輔" w:date="2026-01-16T06:02:37.898Z" w:id="121066020">
        <w:r w:rsidRPr="280A70CA" w:rsidR="06B8BDBF">
          <w:rPr>
            <w:rFonts w:ascii="ＭＳ 明朝" w:hAnsi="ＭＳ 明朝"/>
          </w:rPr>
          <w:t>自由意思</w:t>
        </w:r>
      </w:ins>
      <w:r w:rsidRPr="280A70CA" w:rsidR="4EEB8732">
        <w:rPr>
          <w:rFonts w:ascii="ＭＳ 明朝" w:hAnsi="ＭＳ 明朝"/>
        </w:rPr>
        <w:t>を十分に尊重する。個人の</w:t>
      </w:r>
      <w:del w:author="清水　紘輔" w:date="2026-01-16T06:02:37.9Z" w:id="1853369944">
        <w:r w:rsidRPr="280A70CA" w:rsidDel="4EEB8732">
          <w:rPr>
            <w:rFonts w:ascii="ＭＳ 明朝" w:hAnsi="ＭＳ 明朝"/>
          </w:rPr>
          <w:delText>自由意志</w:delText>
        </w:r>
      </w:del>
      <w:ins w:author="清水　紘輔" w:date="2026-01-16T06:02:37.9Z" w:id="684281169">
        <w:r w:rsidRPr="280A70CA" w:rsidR="06B8BDBF">
          <w:rPr>
            <w:rFonts w:ascii="ＭＳ 明朝" w:hAnsi="ＭＳ 明朝"/>
          </w:rPr>
          <w:t>自由意思</w:t>
        </w:r>
      </w:ins>
      <w:r w:rsidRPr="280A70CA" w:rsidR="4EEB8732">
        <w:rPr>
          <w:rFonts w:ascii="ＭＳ 明朝" w:hAnsi="ＭＳ 明朝"/>
        </w:rPr>
        <w:t>による参加のため、実験に不参加の場合でも実験参加者には一切の不利益はない者とする。</w:t>
      </w:r>
      <w:r w:rsidRPr="280A70CA" w:rsidR="37582FDA">
        <w:rPr>
          <w:rFonts w:ascii="ＭＳ 明朝" w:hAnsi="ＭＳ 明朝" w:cs="ＭＳ 明朝"/>
        </w:rPr>
        <w:t>謝金はAmazonギフトカード</w:t>
      </w:r>
      <w:r w:rsidRPr="280A70CA" w:rsidR="7223E75D">
        <w:rPr>
          <w:rFonts w:ascii="ＭＳ 明朝" w:hAnsi="ＭＳ 明朝" w:cs="ＭＳ 明朝"/>
        </w:rPr>
        <w:t>8</w:t>
      </w:r>
      <w:r w:rsidRPr="280A70CA" w:rsidR="37582FDA">
        <w:rPr>
          <w:rFonts w:ascii="ＭＳ 明朝" w:hAnsi="ＭＳ 明朝" w:cs="ＭＳ 明朝"/>
        </w:rPr>
        <w:t>00円を実験終了後に支給する。</w:t>
      </w:r>
      <w:r>
        <w:br/>
      </w:r>
      <w:r w:rsidRPr="280A70CA" w:rsidR="37582FDA">
        <w:rPr>
          <w:rFonts w:ascii="ＭＳ 明朝" w:hAnsi="ＭＳ 明朝" w:cs="ＭＳ 明朝"/>
        </w:rPr>
        <w:t>また，</w:t>
      </w:r>
      <w:r w:rsidRPr="280A70CA" w:rsidR="27AB0A78">
        <w:rPr>
          <w:rFonts w:ascii="ＭＳ 明朝" w:hAnsi="ＭＳ 明朝" w:cs="ＭＳ 明朝"/>
        </w:rPr>
        <w:t>除外基準として，めまい・乗り物酔いの既往が強い者，長時間の仰臥位で痛みが生じる者，腰痛・頸部痛が悪化する可能性のある者，皮膚疾患・褥瘡リスクの高い者，妊娠中の者を除外する。募集は学内掲示および研究室での広報を通じて行い，完全な</w:t>
      </w:r>
      <w:del w:author="清水　紘輔" w:date="2026-01-16T06:02:37.901Z" w:id="1854970559">
        <w:r w:rsidRPr="280A70CA" w:rsidDel="27AB0A78">
          <w:rPr>
            <w:rFonts w:ascii="ＭＳ 明朝" w:hAnsi="ＭＳ 明朝" w:cs="ＭＳ 明朝"/>
          </w:rPr>
          <w:delText>自由意志</w:delText>
        </w:r>
      </w:del>
      <w:ins w:author="清水　紘輔" w:date="2026-01-16T06:02:37.902Z" w:id="770128913">
        <w:r w:rsidRPr="280A70CA" w:rsidR="06B8BDBF">
          <w:rPr>
            <w:rFonts w:ascii="ＭＳ 明朝" w:hAnsi="ＭＳ 明朝" w:cs="ＭＳ 明朝"/>
          </w:rPr>
          <w:t>自由意思</w:t>
        </w:r>
      </w:ins>
      <w:r w:rsidRPr="280A70CA" w:rsidR="27AB0A78">
        <w:rPr>
          <w:rFonts w:ascii="ＭＳ 明朝" w:hAnsi="ＭＳ 明朝" w:cs="ＭＳ 明朝"/>
        </w:rPr>
        <w:t>による参加とする。</w:t>
      </w:r>
      <w:r>
        <w:br/>
      </w:r>
    </w:p>
    <w:p w:rsidR="00ED4FC5" w:rsidP="00D20833" w:rsidRDefault="00ED4FC5" w14:paraId="1252907D" w14:textId="2688C415">
      <w:pPr>
        <w:pStyle w:val="a3"/>
        <w:numPr>
          <w:ilvl w:val="1"/>
          <w:numId w:val="1"/>
        </w:numPr>
        <w:spacing w:line="0" w:lineRule="atLeast"/>
        <w:ind w:leftChars="0"/>
        <w:jc w:val="left"/>
        <w:rPr>
          <w:rFonts w:ascii="ＭＳ 明朝" w:hAnsi="ＭＳ 明朝"/>
        </w:rPr>
      </w:pPr>
      <w:r>
        <w:rPr>
          <w:rFonts w:hint="eastAsia" w:ascii="ＭＳ 明朝" w:hAnsi="ＭＳ 明朝"/>
        </w:rPr>
        <w:t>謝金について</w:t>
      </w:r>
    </w:p>
    <w:p w:rsidRPr="00ED4FC5" w:rsidR="00D20833" w:rsidP="00ED4FC5" w:rsidRDefault="00ED4FC5" w14:paraId="0AEE8F68" w14:textId="4FEC5310">
      <w:pPr>
        <w:pStyle w:val="a3"/>
        <w:spacing w:line="0" w:lineRule="atLeast"/>
        <w:jc w:val="left"/>
        <w:rPr>
          <w:rFonts w:ascii="ＭＳ 明朝" w:hAnsi="ＭＳ 明朝"/>
        </w:rPr>
      </w:pPr>
      <w:bookmarkStart w:name="_Hlk216025392" w:id="0"/>
      <w:r w:rsidRPr="1D1EAEED" w:rsidR="00ED4FC5">
        <w:rPr>
          <w:rFonts w:ascii="ＭＳ 明朝" w:hAnsi="ＭＳ 明朝"/>
        </w:rPr>
        <w:t>本研究の参加者への謝礼として、Amazonギフトカード（Eメールタイプ）800円分を配布する。</w:t>
      </w:r>
      <w:r>
        <w:br/>
      </w:r>
      <w:r w:rsidRPr="1D1EAEED" w:rsidR="00ED4FC5">
        <w:rPr>
          <w:rFonts w:ascii="ＭＳ 明朝" w:hAnsi="ＭＳ 明朝"/>
        </w:rPr>
        <w:t xml:space="preserve">【算出根拠】 </w:t>
      </w:r>
      <w:del w:author="清水　紘輔" w:date="2026-01-16T05:57:41.845Z" w:id="310304078">
        <w:r w:rsidRPr="1D1EAEED" w:rsidDel="00ED4FC5">
          <w:rPr>
            <w:rFonts w:ascii="ＭＳ 明朝" w:hAnsi="ＭＳ 明朝"/>
          </w:rPr>
          <w:delText>茨城県の最低賃金（時給1,0</w:delText>
        </w:r>
        <w:r w:rsidRPr="1D1EAEED" w:rsidDel="00ED4FC5">
          <w:rPr>
            <w:rFonts w:ascii="ＭＳ 明朝" w:hAnsi="ＭＳ 明朝"/>
          </w:rPr>
          <w:delText>円）に基づき</w:delText>
        </w:r>
      </w:del>
      <w:ins w:author="清水　紘輔" w:date="2026-01-16T05:57:41.882Z" w:id="320785826">
        <w:r w:rsidRPr="1D1EAEED" w:rsidR="69610040">
          <w:rPr>
            <w:noProof w:val="0"/>
            <w:lang w:eastAsia="ja-JP"/>
          </w:rPr>
          <w:t xml:space="preserve">「本学の規定（1080円）に基づき </w:t>
        </w:r>
      </w:ins>
      <w:r w:rsidRPr="1D1EAEED" w:rsidR="00ED4FC5">
        <w:rPr>
          <w:rFonts w:ascii="ＭＳ 明朝" w:hAnsi="ＭＳ 明朝"/>
        </w:rPr>
        <w:t>、実験所要時間（</w:t>
      </w:r>
      <w:ins w:author="清水　紘輔" w:date="2026-01-06T01:30:19.765Z" w:id="1718276829">
        <w:r w:rsidRPr="1D1EAEED" w:rsidR="4E180E08">
          <w:rPr>
            <w:rFonts w:ascii="ＭＳ 明朝" w:hAnsi="ＭＳ 明朝"/>
          </w:rPr>
          <w:t>50</w:t>
        </w:r>
      </w:ins>
      <w:del w:author="清水　紘輔" w:date="2026-01-06T01:30:18.445Z" w:id="1638810065">
        <w:r w:rsidRPr="1D1EAEED" w:rsidDel="00ED4FC5">
          <w:rPr>
            <w:rFonts w:ascii="ＭＳ 明朝" w:hAnsi="ＭＳ 明朝"/>
          </w:rPr>
          <w:delText>45</w:delText>
        </w:r>
      </w:del>
      <w:r w:rsidRPr="1D1EAEED" w:rsidR="00ED4FC5">
        <w:rPr>
          <w:rFonts w:ascii="ＭＳ 明朝" w:hAnsi="ＭＳ 明朝"/>
        </w:rPr>
        <w:t>分）相当額である約805円を算出。事務処理上の端数処理として10円未満を切り捨て、800円と設定した。</w:t>
      </w:r>
      <w:r>
        <w:br/>
      </w:r>
    </w:p>
    <w:p w:rsidR="00D20833" w:rsidP="00D20833" w:rsidRDefault="26EACBCA" w14:paraId="6A26F53F" w14:textId="77777777">
      <w:pPr>
        <w:pStyle w:val="a3"/>
        <w:numPr>
          <w:ilvl w:val="0"/>
          <w:numId w:val="1"/>
        </w:numPr>
        <w:spacing w:line="0" w:lineRule="atLeast"/>
        <w:ind w:leftChars="0"/>
        <w:jc w:val="left"/>
        <w:rPr>
          <w:rFonts w:ascii="ＭＳ 明朝" w:hAnsi="ＭＳ 明朝"/>
        </w:rPr>
      </w:pPr>
      <w:r w:rsidRPr="00D20833">
        <w:rPr>
          <w:rFonts w:ascii="ＭＳ 明朝" w:hAnsi="ＭＳ 明朝"/>
        </w:rPr>
        <w:t>実験装置</w:t>
      </w:r>
      <w:bookmarkEnd w:id="0"/>
    </w:p>
    <w:p w:rsidR="00D20833" w:rsidP="00D20833" w:rsidRDefault="03074613" w14:paraId="2B0D56F0" w14:textId="77777777">
      <w:pPr>
        <w:pStyle w:val="a3"/>
        <w:spacing w:line="0" w:lineRule="atLeast"/>
        <w:ind w:left="420" w:leftChars="0"/>
        <w:jc w:val="left"/>
        <w:rPr>
          <w:rFonts w:ascii="ＭＳ 明朝" w:hAnsi="ＭＳ 明朝"/>
        </w:rPr>
      </w:pPr>
      <w:r w:rsidRPr="00D20833">
        <w:rPr>
          <w:rFonts w:ascii="ＭＳ 明朝" w:hAnsi="ＭＳ 明朝"/>
        </w:rPr>
        <w:t>実験装置は以下から構成される。</w:t>
      </w:r>
    </w:p>
    <w:p w:rsidR="00D20833" w:rsidP="00D20833" w:rsidRDefault="03074613" w14:paraId="3AF52BBB" w14:textId="428FE853">
      <w:pPr>
        <w:pStyle w:val="a3"/>
        <w:spacing w:line="0" w:lineRule="atLeast"/>
        <w:ind w:left="420" w:leftChars="0"/>
        <w:jc w:val="left"/>
        <w:rPr>
          <w:rFonts w:ascii="ＭＳ 明朝" w:hAnsi="ＭＳ 明朝"/>
        </w:rPr>
      </w:pPr>
      <w:r w:rsidRPr="00D20833">
        <w:rPr>
          <w:rFonts w:ascii="ＭＳ 明朝" w:hAnsi="ＭＳ 明朝"/>
        </w:rPr>
        <w:t>第一に，粒状ジャミングバッグである。厚さ0.15 mmのTPUフィルムを用いて四つのバッグを作成し，各バッグには直径1 mmのポリエステルビーズをスムースニットで作製した袋が満杯になるまで充填する。スムースニットの袋は皮膚刺激を避ける素材として利用する。</w:t>
      </w:r>
    </w:p>
    <w:p w:rsidR="00D20833" w:rsidP="00D20833" w:rsidRDefault="03074613" w14:paraId="11896B68" w14:textId="77777777">
      <w:pPr>
        <w:pStyle w:val="a3"/>
        <w:spacing w:line="0" w:lineRule="atLeast"/>
        <w:ind w:left="420" w:leftChars="0"/>
        <w:jc w:val="left"/>
        <w:rPr>
          <w:rFonts w:ascii="ＭＳ 明朝" w:hAnsi="ＭＳ 明朝"/>
        </w:rPr>
      </w:pPr>
      <w:r w:rsidRPr="68BF1496">
        <w:rPr>
          <w:rFonts w:ascii="ＭＳ 明朝" w:hAnsi="ＭＳ 明朝"/>
        </w:rPr>
        <w:t>第二に，バッグの真空圧制御系である。各バッグにはウレタンチューブを接続し，バルクヘッドユニオン，インラインフィルタを介して真空ポンプに接続する。真空圧は0〜−40 kPa程度の範囲で設定し，実験条件に応じて四つのバッグを独立に減圧する。圧力の設定はすべて参加者が横たわる前に行い，実験中にポンプを動作させない。</w:t>
      </w:r>
    </w:p>
    <w:p w:rsidR="00D20833" w:rsidP="00D20833" w:rsidRDefault="03074613" w14:paraId="6F324219" w14:textId="77777777">
      <w:pPr>
        <w:pStyle w:val="a3"/>
        <w:spacing w:line="0" w:lineRule="atLeast"/>
        <w:ind w:left="420" w:leftChars="0"/>
        <w:jc w:val="left"/>
        <w:rPr>
          <w:rFonts w:ascii="ＭＳ 明朝" w:hAnsi="ＭＳ 明朝"/>
        </w:rPr>
      </w:pPr>
      <w:r w:rsidRPr="68BF1496">
        <w:rPr>
          <w:rFonts w:ascii="ＭＳ 明朝" w:hAnsi="ＭＳ 明朝"/>
        </w:rPr>
        <w:t>第三に，傾斜知覚の回答用シートである。A4紙に円を印刷し，中心から円周に向けた線分によって傾斜方向・大きさを描画させる。その後，角度を数値化してもらう。</w:t>
      </w:r>
    </w:p>
    <w:p w:rsidRPr="00ED4FC5" w:rsidR="00ED4FC5" w:rsidP="00ED4FC5" w:rsidRDefault="03074613" w14:paraId="2B4484DA" w14:textId="6E1F17B8">
      <w:pPr>
        <w:pStyle w:val="a3"/>
        <w:spacing w:line="0" w:lineRule="atLeast"/>
        <w:ind w:left="420" w:leftChars="0"/>
        <w:jc w:val="left"/>
        <w:rPr>
          <w:rFonts w:hint="eastAsia" w:ascii="ＭＳ 明朝" w:hAnsi="ＭＳ 明朝"/>
        </w:rPr>
      </w:pPr>
      <w:r w:rsidRPr="2A2AB190" w:rsidR="03074613">
        <w:rPr>
          <w:rFonts w:ascii="ＭＳ 明朝" w:hAnsi="ＭＳ 明朝"/>
        </w:rPr>
        <w:t>装置全体は水平な床面上に設置し，参加者の身体が支持面の実際の傾斜を知覚しないように厳密に水平を確保する。照明や周囲視野に水平・垂直の手がかりとなる線分を置かない。</w:t>
      </w:r>
    </w:p>
    <w:p w:rsidR="1A709BC1" w:rsidP="2A2AB190" w:rsidRDefault="1A709BC1" w14:paraId="228FBCA2" w14:textId="2FB2918D">
      <w:pPr>
        <w:pStyle w:val="a3"/>
        <w:spacing w:line="0" w:lineRule="atLeast"/>
        <w:ind w:left="420" w:leftChars="0"/>
        <w:jc w:val="center"/>
        <w:rPr>
          <w:rFonts w:ascii="ＭＳ 明朝" w:hAnsi="ＭＳ 明朝"/>
        </w:rPr>
      </w:pPr>
      <w:r w:rsidR="1A709BC1">
        <w:drawing>
          <wp:inline wp14:editId="7AF86004" wp14:anchorId="28713978">
            <wp:extent cx="2122148" cy="1590675"/>
            <wp:effectExtent l="0" t="0" r="0" b="0"/>
            <wp:docPr id="1646558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558588" name=""/>
                    <pic:cNvPicPr/>
                  </pic:nvPicPr>
                  <pic:blipFill>
                    <a:blip xmlns:r="http://schemas.openxmlformats.org/officeDocument/2006/relationships" r:embed="rId1307045235">
                      <a:extLst>
                        <a:ext uri="{28A0092B-C50C-407E-A947-70E740481C1C}">
                          <a14:useLocalDpi xmlns:a14="http://schemas.microsoft.com/office/drawing/2010/main"/>
                        </a:ext>
                      </a:extLst>
                    </a:blip>
                    <a:stretch>
                      <a:fillRect/>
                    </a:stretch>
                  </pic:blipFill>
                  <pic:spPr>
                    <a:xfrm rot="0">
                      <a:off x="0" y="0"/>
                      <a:ext cx="2122148" cy="1590675"/>
                    </a:xfrm>
                    <a:prstGeom prst="rect">
                      <a:avLst/>
                    </a:prstGeom>
                  </pic:spPr>
                </pic:pic>
              </a:graphicData>
            </a:graphic>
          </wp:inline>
        </w:drawing>
      </w:r>
      <w:r w:rsidR="1A709BC1">
        <w:drawing>
          <wp:inline wp14:editId="38FE9450" wp14:anchorId="60F24C83">
            <wp:extent cx="1193385" cy="1592115"/>
            <wp:effectExtent l="0" t="0" r="0" b="0"/>
            <wp:docPr id="1232234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234862" name=""/>
                    <pic:cNvPicPr/>
                  </pic:nvPicPr>
                  <pic:blipFill>
                    <a:blip xmlns:r="http://schemas.openxmlformats.org/officeDocument/2006/relationships" r:embed="rId188001653">
                      <a:extLst>
                        <a:ext uri="{28A0092B-C50C-407E-A947-70E740481C1C}">
                          <a14:useLocalDpi xmlns:a14="http://schemas.microsoft.com/office/drawing/2010/main"/>
                        </a:ext>
                      </a:extLst>
                    </a:blip>
                    <a:stretch>
                      <a:fillRect/>
                    </a:stretch>
                  </pic:blipFill>
                  <pic:spPr>
                    <a:xfrm rot="0">
                      <a:off x="0" y="0"/>
                      <a:ext cx="1193385" cy="1592115"/>
                    </a:xfrm>
                    <a:prstGeom prst="rect">
                      <a:avLst/>
                    </a:prstGeom>
                  </pic:spPr>
                </pic:pic>
              </a:graphicData>
            </a:graphic>
          </wp:inline>
        </w:drawing>
      </w:r>
    </w:p>
    <w:p w:rsidR="1A709BC1" w:rsidP="2A2AB190" w:rsidRDefault="1A709BC1" w14:paraId="2FB28F1F" w14:textId="227FCF4D">
      <w:pPr>
        <w:pStyle w:val="a3"/>
        <w:spacing w:line="0" w:lineRule="atLeast"/>
        <w:ind w:left="420" w:leftChars="0"/>
        <w:jc w:val="center"/>
        <w:rPr>
          <w:rFonts w:ascii="ＭＳ 明朝" w:hAnsi="ＭＳ 明朝"/>
        </w:rPr>
      </w:pPr>
      <w:r w:rsidRPr="2A2AB190" w:rsidR="1A709BC1">
        <w:rPr>
          <w:rFonts w:ascii="ＭＳ 明朝" w:hAnsi="ＭＳ 明朝"/>
        </w:rPr>
        <w:t>図：実験に用いるジャミングバッグ</w:t>
      </w:r>
    </w:p>
    <w:p w:rsidR="00D20833" w:rsidP="00D20833" w:rsidRDefault="00D20833" w14:paraId="3ED2E5EC" w14:textId="77777777">
      <w:pPr>
        <w:pStyle w:val="a3"/>
        <w:spacing w:line="0" w:lineRule="atLeast"/>
        <w:ind w:left="420" w:leftChars="0"/>
        <w:jc w:val="left"/>
        <w:rPr>
          <w:rFonts w:ascii="ＭＳ 明朝" w:hAnsi="ＭＳ 明朝"/>
        </w:rPr>
      </w:pPr>
    </w:p>
    <w:p w:rsidRPr="00344C7E" w:rsidR="00344C7E" w:rsidP="00ED4FC5" w:rsidRDefault="26EACBCA" w14:paraId="6DB28E32" w14:textId="77777777">
      <w:pPr>
        <w:pStyle w:val="a3"/>
        <w:numPr>
          <w:ilvl w:val="0"/>
          <w:numId w:val="11"/>
        </w:numPr>
        <w:spacing w:line="0" w:lineRule="atLeast"/>
        <w:ind w:leftChars="0"/>
        <w:jc w:val="left"/>
        <w:rPr>
          <w:rFonts w:ascii="ＭＳ 明朝" w:hAnsi="ＭＳ 明朝"/>
        </w:rPr>
      </w:pPr>
      <w:r w:rsidRPr="00344C7E">
        <w:rPr>
          <w:rFonts w:ascii="ＭＳ 明朝" w:hAnsi="ＭＳ 明朝"/>
          <w:color w:val="000000" w:themeColor="text1"/>
        </w:rPr>
        <w:t>実験手順</w:t>
      </w:r>
    </w:p>
    <w:p w:rsidRPr="00344C7E" w:rsidR="00344C7E" w:rsidP="00344C7E" w:rsidRDefault="020295B0" w14:paraId="7818259F" w14:textId="05D4ED00">
      <w:pPr>
        <w:pStyle w:val="a3"/>
        <w:numPr>
          <w:ilvl w:val="1"/>
          <w:numId w:val="11"/>
        </w:numPr>
        <w:spacing w:line="0" w:lineRule="atLeast"/>
        <w:ind w:leftChars="0"/>
        <w:jc w:val="left"/>
        <w:rPr>
          <w:rFonts w:ascii="ＭＳ 明朝" w:hAnsi="ＭＳ 明朝"/>
        </w:rPr>
      </w:pPr>
      <w:r w:rsidRPr="6FBB4EAF" w:rsidR="020295B0">
        <w:rPr>
          <w:rFonts w:ascii="ＭＳ 明朝" w:hAnsi="ＭＳ 明朝"/>
          <w:color w:val="000000" w:themeColor="text1" w:themeTint="FF" w:themeShade="FF"/>
        </w:rPr>
        <w:t>研究の目的・内容・倫理的配慮の説明と同意取得（約10分）</w:t>
      </w:r>
      <w:r>
        <w:br/>
      </w:r>
      <w:del w:author="清水　紘輔" w:date="2026-01-16T06:00:06.687Z" w:id="182649218">
        <w:r w:rsidRPr="6FBB4EAF" w:rsidDel="020295B0">
          <w:rPr>
            <w:rFonts w:ascii="ＭＳ 明朝" w:hAnsi="ＭＳ 明朝"/>
            <w:color w:val="000000" w:themeColor="text1" w:themeTint="FF" w:themeShade="FF"/>
          </w:rPr>
          <w:delText>研究責任者</w:delText>
        </w:r>
        <w:r w:rsidRPr="6FBB4EAF" w:rsidDel="020295B0">
          <w:rPr>
            <w:rFonts w:ascii="ＭＳ 明朝" w:hAnsi="ＭＳ 明朝"/>
            <w:color w:val="000000" w:themeColor="text1" w:themeTint="FF" w:themeShade="FF"/>
          </w:rPr>
          <w:delText>または実験実施者</w:delText>
        </w:r>
      </w:del>
      <w:ins w:author="清水　紘輔" w:date="2026-01-16T06:00:04.136Z" w:id="1101306411">
        <w:r w:rsidRPr="6FBB4EAF" w:rsidR="1DAA3233">
          <w:rPr>
            <w:noProof w:val="0"/>
            <w:lang w:eastAsia="ja-JP"/>
          </w:rPr>
          <w:t xml:space="preserve">実施分担者 </w:t>
        </w:r>
      </w:ins>
      <w:r w:rsidRPr="6FBB4EAF" w:rsidR="020295B0">
        <w:rPr>
          <w:rFonts w:ascii="ＭＳ 明朝" w:hAnsi="ＭＳ 明朝"/>
          <w:color w:val="000000" w:themeColor="text1" w:themeTint="FF" w:themeShade="FF"/>
        </w:rPr>
        <w:t>が，実験室内において本研究の目的，手順，想定される負荷，プライバシー保護，安全確保の対応などについて丁寧に説明する。説明は口頭と同意書の書面提示により行い，参加者が不明な点を十分に質問できる時間を確保する。その後，内容を理解した上で参加への自由意思を確認し，書面による同意を得る。説明の段階で，参加者には</w:t>
      </w:r>
    </w:p>
    <w:p w:rsidRPr="00344C7E" w:rsidR="00344C7E" w:rsidP="00344C7E" w:rsidRDefault="020295B0" w14:paraId="725DF72D" w14:textId="77777777">
      <w:pPr>
        <w:pStyle w:val="a3"/>
        <w:spacing w:line="0" w:lineRule="atLeast"/>
        <w:ind w:left="992" w:leftChars="0"/>
        <w:jc w:val="left"/>
        <w:rPr>
          <w:rFonts w:ascii="ＭＳ 明朝" w:hAnsi="ＭＳ 明朝"/>
        </w:rPr>
      </w:pPr>
      <w:r w:rsidRPr="00344C7E">
        <w:rPr>
          <w:rFonts w:ascii="ＭＳ 明朝" w:hAnsi="ＭＳ 明朝"/>
          <w:color w:val="000000" w:themeColor="text1"/>
        </w:rPr>
        <w:t>・実験はいつでも理由なく中断・中止できること</w:t>
      </w:r>
    </w:p>
    <w:p w:rsidRPr="00344C7E" w:rsidR="00344C7E" w:rsidP="00344C7E" w:rsidRDefault="020295B0" w14:paraId="082D91B1" w14:textId="77777777">
      <w:pPr>
        <w:pStyle w:val="a3"/>
        <w:spacing w:line="0" w:lineRule="atLeast"/>
        <w:ind w:left="992" w:leftChars="0"/>
        <w:jc w:val="left"/>
        <w:rPr>
          <w:rFonts w:ascii="ＭＳ 明朝" w:hAnsi="ＭＳ 明朝"/>
        </w:rPr>
      </w:pPr>
      <w:r w:rsidRPr="00344C7E">
        <w:rPr>
          <w:rFonts w:ascii="ＭＳ 明朝" w:hAnsi="ＭＳ 明朝"/>
          <w:color w:val="000000" w:themeColor="text1"/>
        </w:rPr>
        <w:t>・途中休憩，退室が可能であり，不利益は一切生じないこと</w:t>
      </w:r>
    </w:p>
    <w:p w:rsidRPr="00344C7E" w:rsidR="00344C7E" w:rsidP="00344C7E" w:rsidRDefault="020295B0" w14:paraId="662822BD" w14:textId="766F9393">
      <w:pPr>
        <w:pStyle w:val="a3"/>
        <w:spacing w:line="0" w:lineRule="atLeast"/>
        <w:ind w:left="992" w:leftChars="0"/>
        <w:jc w:val="left"/>
        <w:rPr>
          <w:rFonts w:ascii="ＭＳ 明朝" w:hAnsi="ＭＳ 明朝"/>
        </w:rPr>
      </w:pPr>
      <w:r w:rsidRPr="00344C7E">
        <w:rPr>
          <w:rFonts w:ascii="ＭＳ 明朝" w:hAnsi="ＭＳ 明朝"/>
          <w:color w:val="000000" w:themeColor="text1"/>
        </w:rPr>
        <w:t>・不快感が生じた場合，「ストップ」の声かけで即時に実験を停止することを改めて説明する。</w:t>
      </w:r>
      <w:r w:rsidR="00344C7E">
        <w:rPr>
          <w:rFonts w:ascii="ＭＳ 明朝" w:hAnsi="ＭＳ 明朝"/>
          <w:color w:val="000000" w:themeColor="text1"/>
        </w:rPr>
        <w:br/>
      </w:r>
    </w:p>
    <w:p w:rsidRPr="00344C7E" w:rsidR="00344C7E" w:rsidP="68BF1496" w:rsidRDefault="020295B0" w14:paraId="4E8B78D1" w14:textId="1F4B4E13">
      <w:pPr>
        <w:pStyle w:val="a3"/>
        <w:numPr>
          <w:ilvl w:val="1"/>
          <w:numId w:val="11"/>
        </w:numPr>
        <w:spacing w:line="0" w:lineRule="atLeast"/>
        <w:ind w:leftChars="0"/>
        <w:jc w:val="left"/>
        <w:rPr>
          <w:rFonts w:ascii="ＭＳ 明朝" w:hAnsi="ＭＳ 明朝"/>
        </w:rPr>
      </w:pPr>
      <w:r w:rsidRPr="6FBB4EAF" w:rsidR="020295B0">
        <w:rPr>
          <w:rFonts w:ascii="ＭＳ 明朝" w:hAnsi="ＭＳ 明朝"/>
          <w:color w:val="000000" w:themeColor="text1" w:themeTint="FF" w:themeShade="FF"/>
        </w:rPr>
        <w:t>実験準備および姿勢の調整（約</w:t>
      </w:r>
      <w:r w:rsidRPr="6FBB4EAF" w:rsidR="00ED4FC5">
        <w:rPr>
          <w:rFonts w:ascii="ＭＳ 明朝" w:hAnsi="ＭＳ 明朝"/>
          <w:color w:val="000000" w:themeColor="text1" w:themeTint="FF" w:themeShade="FF"/>
        </w:rPr>
        <w:t>5</w:t>
      </w:r>
      <w:r w:rsidRPr="6FBB4EAF" w:rsidR="020295B0">
        <w:rPr>
          <w:rFonts w:ascii="ＭＳ 明朝" w:hAnsi="ＭＳ 明朝"/>
          <w:color w:val="000000" w:themeColor="text1" w:themeTint="FF" w:themeShade="FF"/>
        </w:rPr>
        <w:t>分）</w:t>
      </w:r>
      <w:r>
        <w:br/>
      </w:r>
      <w:ins w:author="清水　紘輔" w:date="2026-01-16T05:59:31.624Z" w:id="985558309">
        <w:r w:rsidRPr="6FBB4EAF" w:rsidR="2E749511">
          <w:rPr>
            <w:noProof w:val="0"/>
            <w:lang w:val="en-US"/>
          </w:rPr>
          <w:t>実施分担者</w:t>
        </w:r>
        <w:r w:rsidRPr="6FBB4EAF" w:rsidR="2E749511">
          <w:rPr>
            <w:noProof w:val="0"/>
            <w:lang w:val="en-US"/>
          </w:rPr>
          <w:t xml:space="preserve"> </w:t>
        </w:r>
      </w:ins>
      <w:del w:author="清水　紘輔" w:date="2026-01-16T05:59:30.89Z" w:id="929521505">
        <w:r w:rsidRPr="6FBB4EAF" w:rsidDel="020295B0">
          <w:rPr>
            <w:rFonts w:ascii="ＭＳ 明朝" w:hAnsi="ＭＳ 明朝"/>
            <w:color w:val="000000" w:themeColor="text1" w:themeTint="FF" w:themeShade="FF"/>
          </w:rPr>
          <w:delText>研究者</w:delText>
        </w:r>
      </w:del>
      <w:r w:rsidRPr="6FBB4EAF" w:rsidR="020295B0">
        <w:rPr>
          <w:rFonts w:ascii="ＭＳ 明朝" w:hAnsi="ＭＳ 明朝"/>
          <w:color w:val="000000" w:themeColor="text1" w:themeTint="FF" w:themeShade="FF"/>
        </w:rPr>
        <w:t>が事前に設定した条件に合わせてジャミングバッグ（四つ）を目標真空圧まで減圧し，バルブを閉じて圧力を固定する。参加者には靴および厚手のコ</w:t>
      </w:r>
      <w:r w:rsidRPr="6FBB4EAF" w:rsidR="020295B0">
        <w:rPr>
          <w:rFonts w:ascii="ＭＳ 明朝" w:hAnsi="ＭＳ 明朝"/>
          <w:color w:val="000000" w:themeColor="text1" w:themeTint="FF" w:themeShade="FF"/>
        </w:rPr>
        <w:t>ートなどを外してもらい，装置の上に仰臥位でゆっくりと横になってもらう。後頭部は小型クッションで支え，必要に応じて膝下に薄いクッションを挿入して腰椎の負担を軽減する。視覚手がかりを排除するため，参加者にはアイマスクを装着してもらう。</w:t>
      </w:r>
      <w:r>
        <w:br/>
      </w:r>
    </w:p>
    <w:p w:rsidRPr="00344C7E" w:rsidR="00344C7E" w:rsidP="00344C7E" w:rsidRDefault="020295B0" w14:paraId="101F964D" w14:textId="56FADAF8">
      <w:pPr>
        <w:pStyle w:val="a3"/>
        <w:numPr>
          <w:ilvl w:val="1"/>
          <w:numId w:val="11"/>
        </w:numPr>
        <w:spacing w:line="0" w:lineRule="atLeast"/>
        <w:ind w:leftChars="0"/>
        <w:jc w:val="left"/>
        <w:rPr>
          <w:rFonts w:ascii="ＭＳ 明朝" w:hAnsi="ＭＳ 明朝"/>
        </w:rPr>
      </w:pPr>
      <w:r w:rsidRPr="6FBB4EAF" w:rsidR="020295B0">
        <w:rPr>
          <w:rFonts w:ascii="ＭＳ 明朝" w:hAnsi="ＭＳ 明朝"/>
          <w:color w:val="000000" w:themeColor="text1" w:themeTint="FF" w:themeShade="FF"/>
        </w:rPr>
        <w:t>ジャミング剛性提示試行（約5分 × 6条件）</w:t>
      </w:r>
      <w:r>
        <w:br/>
      </w:r>
      <w:r w:rsidRPr="6FBB4EAF" w:rsidR="020295B0">
        <w:rPr>
          <w:rFonts w:ascii="ＭＳ 明朝" w:hAnsi="ＭＳ 明朝"/>
          <w:color w:val="000000" w:themeColor="text1" w:themeTint="FF" w:themeShade="FF"/>
        </w:rPr>
        <w:t>参加者が安静姿勢に落ち着いたのち，10〜15秒間そのまま保持し，身体が接触面に順応する時間を確保する。安静後，体調確認を行い，問題がなければ傾斜感覚の回答を求める。</w:t>
      </w:r>
      <w:ins w:author="清水　紘輔" w:date="2026-01-16T05:59:39.869Z" w:id="1359975252">
        <w:r w:rsidRPr="6FBB4EAF" w:rsidR="61060B91">
          <w:rPr>
            <w:rFonts w:ascii="ＭＳ 明朝" w:hAnsi="ＭＳ 明朝"/>
            <w:color w:val="000000" w:themeColor="text1" w:themeTint="FF" w:themeShade="FF"/>
          </w:rPr>
          <w:t>実施分担者</w:t>
        </w:r>
      </w:ins>
      <w:del w:author="清水　紘輔" w:date="2026-01-16T05:59:37.142Z" w:id="1390970631">
        <w:r w:rsidRPr="6FBB4EAF" w:rsidDel="020295B0">
          <w:rPr>
            <w:rFonts w:ascii="ＭＳ 明朝" w:hAnsi="ＭＳ 明朝"/>
            <w:color w:val="000000" w:themeColor="text1" w:themeTint="FF" w:themeShade="FF"/>
          </w:rPr>
          <w:delText>研究者</w:delText>
        </w:r>
      </w:del>
      <w:r w:rsidRPr="6FBB4EAF" w:rsidR="020295B0">
        <w:rPr>
          <w:rFonts w:ascii="ＭＳ 明朝" w:hAnsi="ＭＳ 明朝"/>
          <w:color w:val="000000" w:themeColor="text1" w:themeTint="FF" w:themeShade="FF"/>
        </w:rPr>
        <w:t>は参加者の手元に円が印刷された回答用紙とペンを渡し，「現在，身体がどの方向にどれほど傾いていると感じるかを，中心から線を引いて示してください」と指示する。参加者はアイマスクを外し，一度だけ紙に線を描く。描き終わった用紙は</w:t>
      </w:r>
      <w:ins w:author="清水　紘輔" w:date="2026-01-16T05:59:43.795Z" w:id="1752569091">
        <w:r w:rsidRPr="6FBB4EAF" w:rsidR="1BCA7400">
          <w:rPr>
            <w:noProof w:val="0"/>
            <w:lang w:eastAsia="ja-JP"/>
          </w:rPr>
          <w:t xml:space="preserve">実施分担者 </w:t>
        </w:r>
      </w:ins>
      <w:del w:author="清水　紘輔" w:date="2026-01-16T05:59:41.704Z" w:id="632374469">
        <w:r w:rsidRPr="6FBB4EAF" w:rsidDel="020295B0">
          <w:rPr>
            <w:rFonts w:ascii="ＭＳ 明朝" w:hAnsi="ＭＳ 明朝"/>
            <w:color w:val="000000" w:themeColor="text1" w:themeTint="FF" w:themeShade="FF"/>
          </w:rPr>
          <w:delText>研究者</w:delText>
        </w:r>
      </w:del>
      <w:r w:rsidRPr="6FBB4EAF" w:rsidR="020295B0">
        <w:rPr>
          <w:rFonts w:ascii="ＭＳ 明朝" w:hAnsi="ＭＳ 明朝"/>
          <w:color w:val="000000" w:themeColor="text1" w:themeTint="FF" w:themeShade="FF"/>
        </w:rPr>
        <w:t>が回収し，参加者には一度装置から離れてもらう。その後，次の条件に応じて真空圧を調整し，同様の手順を繰り返す。条件間には1〜2分の休憩を挟み，疲労や痛みの有無を確認する。</w:t>
      </w:r>
      <w:r>
        <w:br/>
      </w:r>
    </w:p>
    <w:p w:rsidRPr="00ED4FC5" w:rsidR="00ED4FC5" w:rsidP="00ED4FC5" w:rsidRDefault="3D5875F3" w14:paraId="7C5F468B" w14:textId="148EEBA2">
      <w:pPr>
        <w:pStyle w:val="a3"/>
        <w:numPr>
          <w:ilvl w:val="1"/>
          <w:numId w:val="11"/>
        </w:numPr>
        <w:spacing w:line="0" w:lineRule="atLeast"/>
        <w:ind w:leftChars="0"/>
        <w:jc w:val="left"/>
        <w:rPr>
          <w:rFonts w:ascii="ＭＳ 明朝" w:hAnsi="ＭＳ 明朝"/>
        </w:rPr>
      </w:pPr>
      <w:r w:rsidRPr="6FBB4EAF" w:rsidR="3D5875F3">
        <w:rPr>
          <w:rFonts w:ascii="ＭＳ 明朝" w:hAnsi="ＭＳ 明朝" w:cs="ＭＳ 明朝"/>
        </w:rPr>
        <w:t>機器の取り外し・終了処理（約</w:t>
      </w:r>
      <w:r w:rsidRPr="6FBB4EAF" w:rsidR="00ED4FC5">
        <w:rPr>
          <w:rFonts w:ascii="ＭＳ 明朝" w:hAnsi="ＭＳ 明朝" w:cs="ＭＳ 明朝"/>
        </w:rPr>
        <w:t>5</w:t>
      </w:r>
      <w:r w:rsidRPr="6FBB4EAF" w:rsidR="3D5875F3">
        <w:rPr>
          <w:rFonts w:ascii="ＭＳ 明朝" w:hAnsi="ＭＳ 明朝" w:cs="ＭＳ 明朝"/>
        </w:rPr>
        <w:t>分）</w:t>
      </w:r>
      <w:r>
        <w:br/>
      </w:r>
      <w:r w:rsidRPr="6FBB4EAF" w:rsidR="3D5875F3">
        <w:rPr>
          <w:rFonts w:ascii="ＭＳ 明朝" w:hAnsi="ＭＳ 明朝" w:cs="ＭＳ 明朝"/>
        </w:rPr>
        <w:t>すべての条件を終えた後，参加者にアイマスクを外してもらい，ゆっくりと立ち上がって姿勢を変えるよう案内する。</w:t>
      </w:r>
      <w:ins w:author="清水　紘輔" w:date="2026-01-16T05:59:51.174Z" w:id="389965226">
        <w:r w:rsidRPr="6FBB4EAF" w:rsidR="2A5B79DA">
          <w:rPr>
            <w:noProof w:val="0"/>
            <w:lang w:eastAsia="ja-JP"/>
          </w:rPr>
          <w:t xml:space="preserve">実施分担者 </w:t>
        </w:r>
      </w:ins>
      <w:del w:author="清水　紘輔" w:date="2026-01-16T05:59:50.4Z" w:id="1787981660">
        <w:r w:rsidRPr="6FBB4EAF" w:rsidDel="3D5875F3">
          <w:rPr>
            <w:rFonts w:ascii="ＭＳ 明朝" w:hAnsi="ＭＳ 明朝" w:cs="ＭＳ 明朝"/>
          </w:rPr>
          <w:delText>研究者</w:delText>
        </w:r>
      </w:del>
      <w:r w:rsidRPr="6FBB4EAF" w:rsidR="3D5875F3">
        <w:rPr>
          <w:rFonts w:ascii="ＭＳ 明朝" w:hAnsi="ＭＳ 明朝" w:cs="ＭＳ 明朝"/>
        </w:rPr>
        <w:t>はジャミングバッグの確認と片付けを行う。参加者の身体状況や違和感の有無について口頭で確認し，問題がなければ実験終了を伝える。必要に応じて保健管理センター・学生相談窓口などの情報を案内する。</w:t>
      </w:r>
    </w:p>
    <w:p w:rsidRPr="00344C7E" w:rsidR="00344C7E" w:rsidP="00344C7E" w:rsidRDefault="00344C7E" w14:paraId="2A529F36" w14:textId="77777777">
      <w:pPr>
        <w:pStyle w:val="a3"/>
        <w:spacing w:line="0" w:lineRule="atLeast"/>
        <w:ind w:left="992" w:leftChars="0"/>
        <w:jc w:val="left"/>
        <w:rPr>
          <w:rFonts w:ascii="ＭＳ 明朝" w:hAnsi="ＭＳ 明朝"/>
        </w:rPr>
      </w:pPr>
    </w:p>
    <w:p w:rsidRPr="00344C7E" w:rsidR="00344C7E" w:rsidP="00344C7E" w:rsidRDefault="6797D886" w14:paraId="5106938A" w14:textId="5E7F6A19">
      <w:pPr>
        <w:pStyle w:val="a3"/>
        <w:numPr>
          <w:ilvl w:val="0"/>
          <w:numId w:val="11"/>
        </w:numPr>
        <w:spacing w:line="0" w:lineRule="atLeast"/>
        <w:ind w:leftChars="0"/>
        <w:jc w:val="left"/>
        <w:rPr>
          <w:rFonts w:ascii="ＭＳ 明朝" w:hAnsi="ＭＳ 明朝"/>
        </w:rPr>
      </w:pPr>
      <w:r w:rsidRPr="00344C7E">
        <w:rPr>
          <w:rFonts w:ascii="ＭＳ 明朝" w:hAnsi="ＭＳ 明朝" w:cs="ＭＳ 明朝"/>
          <w:szCs w:val="21"/>
        </w:rPr>
        <w:t>想定される精神的</w:t>
      </w:r>
      <w:r w:rsidR="00344C7E">
        <w:rPr>
          <w:rFonts w:hint="eastAsia" w:ascii="ＭＳ 明朝" w:hAnsi="ＭＳ 明朝" w:cs="ＭＳ 明朝"/>
          <w:szCs w:val="21"/>
        </w:rPr>
        <w:t>・物理的</w:t>
      </w:r>
      <w:r w:rsidRPr="00344C7E">
        <w:rPr>
          <w:rFonts w:ascii="ＭＳ 明朝" w:hAnsi="ＭＳ 明朝" w:cs="ＭＳ 明朝"/>
          <w:szCs w:val="21"/>
        </w:rPr>
        <w:t>負荷</w:t>
      </w:r>
      <w:r>
        <w:br/>
      </w:r>
      <w:r w:rsidRPr="00344C7E">
        <w:rPr>
          <w:rFonts w:ascii="ＭＳ 明朝" w:hAnsi="ＭＳ 明朝" w:cs="ＭＳ 明朝"/>
          <w:szCs w:val="21"/>
        </w:rPr>
        <w:t>本研究では，以下の精神的負荷が生じる可能性がある。第一に，実際には身体が水平であるにもかかわらず傾いているように感じる擬似傾斜知覚が生じるため，参加者によっては軽度の不安，違和感，混乱を覚える可能性がある。特に平衡感覚が敏感な者や，前庭刺激に弱い者は，違和感が強く出る場合がある。第二に，アイマスクによる視覚遮断が不安感を生じさせる可能性がある。暗所恐怖や閉所恐怖傾向のある参加者は，視覚情報が閉じられることで緊張を強める場合がある。これらの精神的負荷に対しては，説明段階で事前に丁寧に伝え，いつでも中断可能であること，合図（手挙げ・発声）で即時停止することを説明し，心理的安全性を確保する。</w:t>
      </w:r>
    </w:p>
    <w:p w:rsidR="5F8678E5" w:rsidP="4A8951A7" w:rsidRDefault="5F8678E5" w14:paraId="76C825E6" w14:textId="13A9BFF3">
      <w:pPr>
        <w:pStyle w:val="a3"/>
        <w:spacing w:line="0" w:lineRule="atLeast"/>
        <w:ind w:left="425" w:leftChars="0"/>
        <w:jc w:val="left"/>
        <w:rPr>
          <w:ins w:author="清水　紘輔" w:date="2026-01-06T01:41:24.47Z" w16du:dateUtc="2026-01-06T01:41:24.47Z" w:id="2701920"/>
          <w:noProof w:val="0"/>
          <w:lang w:eastAsia="ja-JP"/>
        </w:rPr>
      </w:pPr>
      <w:r w:rsidRPr="4A8951A7" w:rsidR="5F8678E5">
        <w:rPr>
          <w:rFonts w:ascii="ＭＳ 明朝" w:hAnsi="ＭＳ 明朝" w:cs="ＭＳ 明朝"/>
        </w:rPr>
        <w:t>本研究で想定される物理的負荷は以下である。</w:t>
      </w:r>
      <w:r>
        <w:br/>
      </w:r>
      <w:r w:rsidRPr="4A8951A7" w:rsidR="5F8678E5">
        <w:rPr>
          <w:rFonts w:ascii="ＭＳ 明朝" w:hAnsi="ＭＳ 明朝" w:cs="ＭＳ 明朝"/>
        </w:rPr>
        <w:t>第一に，ジャミングバッグの局所的圧力による不快感や痛みが挙げられる。特に仙骨・肩甲骨などの荷重支持点で局所圧が高まる可能性があり，参加者の体格によっては圧痛が生じる恐れがある。第二に，仰臥位を一定時間保持することによる筋緊張・しびれが発生する可能性がある。特に腰痛や頸部痛を有する参加者では，10分以上の連続仰臥姿勢によって症状が増悪する可能性がある。第三に，アイマスク装着による軽度の締め付け感や，頭部クッションの高さが合わない場合の頸部負荷がある。第四に，姿勢変化時の転倒リスクがわずかに存在する。装置への乗り降りの際にバランスを崩す可能性がある。 これらの負荷に対しては，クッション挿入による調整，逐次の体調確認，連続姿勢保持時間の短縮，適宜の休憩により軽減する。痛みやしびれが生じた場合には即座に体位変換を行い，当日の中止を含め柔軟に対応する。</w:t>
      </w:r>
    </w:p>
    <w:p w:rsidR="4A8951A7" w:rsidP="4A8951A7" w:rsidRDefault="4A8951A7" w14:paraId="4EE02641" w14:textId="40E22ACA">
      <w:pPr>
        <w:pStyle w:val="a3"/>
        <w:spacing w:line="0" w:lineRule="atLeast"/>
        <w:ind w:left="425" w:leftChars="0"/>
        <w:jc w:val="left"/>
        <w:rPr>
          <w:ins w:author="清水　紘輔" w:date="2026-01-06T01:40:35.481Z" w16du:dateUtc="2026-01-06T01:40:35.481Z" w:id="405894064"/>
          <w:rFonts w:ascii="ＭＳ 明朝" w:hAnsi="ＭＳ 明朝" w:cs="ＭＳ 明朝"/>
        </w:rPr>
      </w:pPr>
    </w:p>
    <w:p w:rsidR="506F71D2" w:rsidP="4A8951A7" w:rsidRDefault="506F71D2" w14:paraId="2AAB77EB" w14:textId="19FA3948">
      <w:pPr>
        <w:pStyle w:val="a3"/>
        <w:spacing w:line="0" w:lineRule="atLeast"/>
        <w:ind w:left="425" w:leftChars="0"/>
        <w:jc w:val="left"/>
        <w:rPr>
          <w:ins w:author="清水　紘輔" w:date="2026-01-06T01:40:32.029Z" w16du:dateUtc="2026-01-06T01:40:32.029Z" w:id="2108994275"/>
          <w:noProof w:val="0"/>
          <w:lang w:eastAsia="ja-JP"/>
        </w:rPr>
      </w:pPr>
      <w:ins w:author="清水　紘輔" w:date="2026-01-06T01:40:32.029Z" w:id="982888511">
        <w:r w:rsidRPr="4A8951A7" w:rsidR="506F71D2">
          <w:rPr>
            <w:b w:val="1"/>
            <w:bCs w:val="1"/>
            <w:noProof w:val="0"/>
            <w:lang w:eastAsia="ja-JP"/>
          </w:rPr>
          <w:t>【実験装置の安全性およびリスク管理について】</w:t>
        </w:r>
        <w:r w:rsidRPr="4A8951A7" w:rsidR="506F71D2">
          <w:rPr>
            <w:noProof w:val="0"/>
            <w:lang w:eastAsia="ja-JP"/>
          </w:rPr>
          <w:t xml:space="preserve"> 本実験では、参加者が搭乗するバッグ内の空気を吸引し、減圧（真空状態への接近）を行う。使用する装置は本研究のために独自に構築したものであり、予期せぬ破損等が生じる可能性を完全に排除することはできない。ただし、本装置は加圧ではなく「減圧」を行う仕組みであるため、内圧の上昇による破裂等の危険性は極めて低いと考えら</w:t>
        </w:r>
      </w:ins>
      <w:ins w:author="清水　紘輔" w:date="2026-01-06T01:41:00.103Z" w:id="422584143">
        <w:r w:rsidRPr="4A8951A7" w:rsidR="506F71D2">
          <w:rPr>
            <w:noProof w:val="0"/>
            <w:lang w:eastAsia="ja-JP"/>
          </w:rPr>
          <w:t>れる</w:t>
        </w:r>
      </w:ins>
      <w:ins w:author="清水　紘輔" w:date="2026-01-06T01:40:32.029Z" w:id="1713213749">
        <w:r w:rsidRPr="4A8951A7" w:rsidR="506F71D2">
          <w:rPr>
            <w:noProof w:val="0"/>
            <w:lang w:eastAsia="ja-JP"/>
          </w:rPr>
          <w:t>。 万が一の事態に備え、以下の安全対策を徹底</w:t>
        </w:r>
      </w:ins>
      <w:ins w:author="清水　紘輔" w:date="2026-01-06T01:41:02.563Z" w:id="1251157839">
        <w:r w:rsidRPr="4A8951A7" w:rsidR="506F71D2">
          <w:rPr>
            <w:noProof w:val="0"/>
            <w:lang w:eastAsia="ja-JP"/>
          </w:rPr>
          <w:t>する</w:t>
        </w:r>
      </w:ins>
      <w:ins w:author="清水　紘輔" w:date="2026-01-06T01:40:32.029Z" w:id="636302597">
        <w:r w:rsidRPr="4A8951A7" w:rsidR="506F71D2">
          <w:rPr>
            <w:noProof w:val="0"/>
            <w:lang w:eastAsia="ja-JP"/>
          </w:rPr>
          <w:t>。</w:t>
        </w:r>
      </w:ins>
    </w:p>
    <w:p w:rsidR="506F71D2" w:rsidP="280A70CA" w:rsidRDefault="506F71D2" w14:paraId="682EDFF9" w14:textId="35F3FE72">
      <w:pPr>
        <w:pStyle w:val="a3"/>
        <w:numPr>
          <w:ilvl w:val="0"/>
          <w:numId w:val="12"/>
        </w:numPr>
        <w:spacing w:before="240" w:beforeAutospacing="off" w:after="240" w:afterAutospacing="off"/>
        <w:ind w:leftChars="0"/>
        <w:rPr>
          <w:ins w:author="清水　紘輔" w:date="2026-01-06T01:40:32.03Z" w16du:dateUtc="2026-01-06T01:40:32.03Z" w:id="1153155481"/>
          <w:noProof w:val="0"/>
          <w:lang w:eastAsia="ja-JP"/>
        </w:rPr>
        <w:pPrChange w:author="清水　紘輔" w:date="2026-01-06T01:40:32.015Z">
          <w:pPr/>
        </w:pPrChange>
      </w:pPr>
      <w:ins w:author="清水　紘輔" w:date="2026-01-06T01:40:32.03Z" w:id="146809656">
        <w:r w:rsidRPr="280A70CA" w:rsidR="506F71D2">
          <w:rPr>
            <w:b w:val="1"/>
            <w:bCs w:val="1"/>
            <w:noProof w:val="0"/>
            <w:lang w:eastAsia="ja-JP"/>
          </w:rPr>
          <w:t>常時監視体制の徹底</w:t>
        </w:r>
        <w:r w:rsidRPr="280A70CA" w:rsidR="506F71D2">
          <w:rPr>
            <w:noProof w:val="0"/>
            <w:lang w:eastAsia="ja-JP"/>
          </w:rPr>
          <w:t xml:space="preserve"> </w:t>
        </w:r>
      </w:ins>
      <w:ins w:author="清水　紘輔" w:date="2026-01-16T06:00:52.433Z" w:id="2045426440">
        <w:r w:rsidRPr="280A70CA" w:rsidR="6343D677">
          <w:rPr>
            <w:noProof w:val="0"/>
            <w:lang w:eastAsia="ja-JP"/>
          </w:rPr>
          <w:t xml:space="preserve">実施分担者 </w:t>
        </w:r>
      </w:ins>
      <w:ins w:author="清水　紘輔" w:date="2026-01-06T01:40:32.03Z" w:id="333713072">
        <w:r w:rsidRPr="280A70CA" w:rsidR="506F71D2">
          <w:rPr>
            <w:noProof w:val="0"/>
            <w:lang w:eastAsia="ja-JP"/>
          </w:rPr>
          <w:t>は、常に第三者的な視点からバッグおよび参加者の様子を注視</w:t>
        </w:r>
      </w:ins>
      <w:ins w:author="清水　紘輔" w:date="2026-01-06T01:41:10.347Z" w:id="748293678">
        <w:r w:rsidRPr="280A70CA" w:rsidR="506F71D2">
          <w:rPr>
            <w:noProof w:val="0"/>
            <w:lang w:eastAsia="ja-JP"/>
          </w:rPr>
          <w:t>する</w:t>
        </w:r>
      </w:ins>
      <w:ins w:author="清水　紘輔" w:date="2026-01-06T01:40:32.03Z" w:id="538976487">
        <w:r w:rsidRPr="280A70CA" w:rsidR="506F71D2">
          <w:rPr>
            <w:noProof w:val="0"/>
            <w:lang w:eastAsia="ja-JP"/>
          </w:rPr>
          <w:t>。バッグの収縮状況や装置の挙動にわずかでも異変が認められた場合、あるいは参加者の様子に不安が見られた場合は、速やかに参加者に状況を伝達し、実験を直ちに中止してバッグからの退避（体を起こす等）を誘導</w:t>
        </w:r>
      </w:ins>
      <w:ins w:author="清水　紘輔" w:date="2026-01-06T01:41:06.851Z" w:id="823252081">
        <w:r w:rsidRPr="280A70CA" w:rsidR="506F71D2">
          <w:rPr>
            <w:noProof w:val="0"/>
            <w:lang w:eastAsia="ja-JP"/>
          </w:rPr>
          <w:t>する</w:t>
        </w:r>
      </w:ins>
      <w:ins w:author="清水　紘輔" w:date="2026-01-06T01:40:32.03Z" w:id="1762533570">
        <w:r w:rsidRPr="280A70CA" w:rsidR="506F71D2">
          <w:rPr>
            <w:noProof w:val="0"/>
            <w:lang w:eastAsia="ja-JP"/>
          </w:rPr>
          <w:t>。</w:t>
        </w:r>
      </w:ins>
    </w:p>
    <w:p w:rsidR="506F71D2" w:rsidP="4A8951A7" w:rsidRDefault="506F71D2" w14:paraId="506E0378" w14:textId="30053499">
      <w:pPr>
        <w:pStyle w:val="a3"/>
        <w:numPr>
          <w:ilvl w:val="0"/>
          <w:numId w:val="12"/>
        </w:numPr>
        <w:spacing w:before="240" w:beforeAutospacing="off" w:after="240" w:afterAutospacing="off"/>
        <w:ind w:leftChars="0"/>
        <w:rPr>
          <w:ins w:author="清水　紘輔" w:date="2026-01-06T01:40:32.031Z" w16du:dateUtc="2026-01-06T01:40:32.031Z" w:id="2112915149"/>
          <w:noProof w:val="0"/>
          <w:lang w:eastAsia="ja-JP"/>
        </w:rPr>
        <w:pPrChange w:author="清水　紘輔" w:date="2026-01-06T01:40:32.025Z">
          <w:pPr/>
        </w:pPrChange>
      </w:pPr>
      <w:ins w:author="清水　紘輔" w:date="2026-01-06T01:40:32.03Z" w:id="993748203">
        <w:r w:rsidRPr="4A8951A7" w:rsidR="506F71D2">
          <w:rPr>
            <w:b w:val="1"/>
            <w:bCs w:val="1"/>
            <w:noProof w:val="0"/>
            <w:lang w:eastAsia="ja-JP"/>
          </w:rPr>
          <w:t>機器配置による安全確保</w:t>
        </w:r>
        <w:r w:rsidRPr="4A8951A7" w:rsidR="506F71D2">
          <w:rPr>
            <w:noProof w:val="0"/>
            <w:lang w:eastAsia="ja-JP"/>
          </w:rPr>
          <w:t xml:space="preserve"> 減圧ポンプ等の駆動機器については、万が一の故障や破損時の飛散、および騒音・振動による参加者への身体的・心理的影響を防ぐため、参加者から2メートル以上の十分な距離を確保して設置</w:t>
        </w:r>
      </w:ins>
      <w:ins w:author="清水　紘輔" w:date="2026-01-06T01:41:17.46Z" w:id="632059164">
        <w:r w:rsidRPr="4A8951A7" w:rsidR="506F71D2">
          <w:rPr>
            <w:noProof w:val="0"/>
            <w:lang w:eastAsia="ja-JP"/>
          </w:rPr>
          <w:t>する</w:t>
        </w:r>
      </w:ins>
      <w:ins w:author="清水　紘輔" w:date="2026-01-06T01:40:32.03Z" w:id="1831899273">
        <w:r w:rsidRPr="4A8951A7" w:rsidR="506F71D2">
          <w:rPr>
            <w:noProof w:val="0"/>
            <w:lang w:eastAsia="ja-JP"/>
          </w:rPr>
          <w:t>。</w:t>
        </w:r>
      </w:ins>
    </w:p>
    <w:p w:rsidR="4A8951A7" w:rsidP="4A8951A7" w:rsidRDefault="4A8951A7" w14:paraId="4536439F" w14:textId="1E7019FF">
      <w:pPr>
        <w:pStyle w:val="a3"/>
        <w:spacing w:line="0" w:lineRule="atLeast"/>
        <w:ind w:left="425" w:leftChars="0"/>
        <w:jc w:val="left"/>
        <w:rPr>
          <w:rFonts w:ascii="ＭＳ 明朝" w:hAnsi="ＭＳ 明朝" w:cs="ＭＳ 明朝"/>
        </w:rPr>
      </w:pPr>
    </w:p>
    <w:sectPr w:rsidRPr="00344C7E" w:rsidR="5F8678E5" w:rsidSect="00E0156D">
      <w:headerReference w:type="default" r:id="rId11"/>
      <w:footerReference w:type="default" r:id="rId12"/>
      <w:pgSz w:w="11900" w:h="16840" w:orient="portrait"/>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0225" w:rsidP="007E45E4" w:rsidRDefault="00AD0225" w14:paraId="3142A18F" w14:textId="77777777">
      <w:r>
        <w:separator/>
      </w:r>
    </w:p>
  </w:endnote>
  <w:endnote w:type="continuationSeparator" w:id="0">
    <w:p w:rsidR="00AD0225" w:rsidP="007E45E4" w:rsidRDefault="00AD0225" w14:paraId="0B16E2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6C73BB" w:rsidTr="066C73BB" w14:paraId="3587E679" w14:textId="77777777">
      <w:trPr>
        <w:trHeight w:val="300"/>
      </w:trPr>
      <w:tc>
        <w:tcPr>
          <w:tcW w:w="2830" w:type="dxa"/>
        </w:tcPr>
        <w:p w:rsidR="066C73BB" w:rsidP="066C73BB" w:rsidRDefault="066C73BB" w14:paraId="0E37AAA6" w14:textId="7AE1D682">
          <w:pPr>
            <w:pStyle w:val="a9"/>
            <w:ind w:left="-115"/>
            <w:jc w:val="left"/>
          </w:pPr>
        </w:p>
      </w:tc>
      <w:tc>
        <w:tcPr>
          <w:tcW w:w="2830" w:type="dxa"/>
        </w:tcPr>
        <w:p w:rsidR="066C73BB" w:rsidP="066C73BB" w:rsidRDefault="066C73BB" w14:paraId="7505ED16" w14:textId="698F7331">
          <w:pPr>
            <w:pStyle w:val="a9"/>
            <w:jc w:val="center"/>
          </w:pPr>
        </w:p>
      </w:tc>
      <w:tc>
        <w:tcPr>
          <w:tcW w:w="2830" w:type="dxa"/>
        </w:tcPr>
        <w:p w:rsidR="066C73BB" w:rsidP="066C73BB" w:rsidRDefault="066C73BB" w14:paraId="5DA5856F" w14:textId="3B99F8CB">
          <w:pPr>
            <w:pStyle w:val="a9"/>
            <w:ind w:right="-115"/>
            <w:jc w:val="right"/>
          </w:pPr>
        </w:p>
      </w:tc>
    </w:tr>
  </w:tbl>
  <w:p w:rsidR="066C73BB" w:rsidRDefault="066C73BB" w14:paraId="490D149E" w14:textId="6D3F77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0225" w:rsidP="007E45E4" w:rsidRDefault="00AD0225" w14:paraId="7A733A8C" w14:textId="77777777">
      <w:r>
        <w:separator/>
      </w:r>
    </w:p>
  </w:footnote>
  <w:footnote w:type="continuationSeparator" w:id="0">
    <w:p w:rsidR="00AD0225" w:rsidP="007E45E4" w:rsidRDefault="00AD0225" w14:paraId="7B33C7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6C73BB" w:rsidTr="066C73BB" w14:paraId="3AAB0414" w14:textId="77777777">
      <w:trPr>
        <w:trHeight w:val="300"/>
      </w:trPr>
      <w:tc>
        <w:tcPr>
          <w:tcW w:w="2830" w:type="dxa"/>
        </w:tcPr>
        <w:p w:rsidR="066C73BB" w:rsidP="066C73BB" w:rsidRDefault="066C73BB" w14:paraId="32AD1E4A" w14:textId="33F14478">
          <w:pPr>
            <w:pStyle w:val="a9"/>
            <w:ind w:left="-115"/>
            <w:jc w:val="left"/>
          </w:pPr>
        </w:p>
      </w:tc>
      <w:tc>
        <w:tcPr>
          <w:tcW w:w="2830" w:type="dxa"/>
        </w:tcPr>
        <w:p w:rsidR="066C73BB" w:rsidP="066C73BB" w:rsidRDefault="066C73BB" w14:paraId="552C482C" w14:textId="0AAFE15F">
          <w:pPr>
            <w:pStyle w:val="a9"/>
            <w:jc w:val="center"/>
          </w:pPr>
        </w:p>
      </w:tc>
      <w:tc>
        <w:tcPr>
          <w:tcW w:w="2830" w:type="dxa"/>
        </w:tcPr>
        <w:p w:rsidR="066C73BB" w:rsidP="066C73BB" w:rsidRDefault="066C73BB" w14:paraId="29ACD859" w14:textId="17C9EE63">
          <w:pPr>
            <w:pStyle w:val="a9"/>
            <w:ind w:right="-115"/>
            <w:jc w:val="right"/>
          </w:pPr>
        </w:p>
      </w:tc>
    </w:tr>
  </w:tbl>
  <w:p w:rsidR="066C73BB" w:rsidP="066C73BB" w:rsidRDefault="066C73BB" w14:paraId="78BB1CBE" w14:textId="6049D35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7d127859"/>
    <w:multiLevelType xmlns:w="http://schemas.openxmlformats.org/wordprocessingml/2006/main" w:val="hybridMultilevel"/>
    <w:lvl xmlns:w="http://schemas.openxmlformats.org/wordprocessingml/2006/main" w:ilvl="0">
      <w:start w:val="1"/>
      <w:numFmt w:val="decimal"/>
      <w:lvlText w:val="%1."/>
      <w:lvlJc w:val="left"/>
      <w:pPr>
        <w:ind w:left="780" w:hanging="420"/>
      </w:pPr>
    </w:lvl>
    <w:lvl xmlns:w="http://schemas.openxmlformats.org/wordprocessingml/2006/main" w:ilvl="1">
      <w:start w:val="1"/>
      <w:numFmt w:val="lowerLetter"/>
      <w:lvlText w:val="%2."/>
      <w:lvlJc w:val="left"/>
      <w:pPr>
        <w:ind w:left="1200" w:hanging="420"/>
      </w:pPr>
    </w:lvl>
    <w:lvl xmlns:w="http://schemas.openxmlformats.org/wordprocessingml/2006/main" w:ilvl="2">
      <w:start w:val="1"/>
      <w:numFmt w:val="lowerRoman"/>
      <w:lvlText w:val="%3."/>
      <w:lvlJc w:val="right"/>
      <w:pPr>
        <w:ind w:left="1620" w:hanging="420"/>
      </w:pPr>
    </w:lvl>
    <w:lvl xmlns:w="http://schemas.openxmlformats.org/wordprocessingml/2006/main" w:ilvl="3">
      <w:start w:val="1"/>
      <w:numFmt w:val="decimal"/>
      <w:lvlText w:val="%4."/>
      <w:lvlJc w:val="left"/>
      <w:pPr>
        <w:ind w:left="2040" w:hanging="420"/>
      </w:pPr>
    </w:lvl>
    <w:lvl xmlns:w="http://schemas.openxmlformats.org/wordprocessingml/2006/main" w:ilvl="4">
      <w:start w:val="1"/>
      <w:numFmt w:val="lowerLetter"/>
      <w:lvlText w:val="%5."/>
      <w:lvlJc w:val="left"/>
      <w:pPr>
        <w:ind w:left="2460" w:hanging="420"/>
      </w:pPr>
    </w:lvl>
    <w:lvl xmlns:w="http://schemas.openxmlformats.org/wordprocessingml/2006/main" w:ilvl="5">
      <w:start w:val="1"/>
      <w:numFmt w:val="lowerRoman"/>
      <w:lvlText w:val="%6."/>
      <w:lvlJc w:val="right"/>
      <w:pPr>
        <w:ind w:left="2880" w:hanging="420"/>
      </w:pPr>
    </w:lvl>
    <w:lvl xmlns:w="http://schemas.openxmlformats.org/wordprocessingml/2006/main" w:ilvl="6">
      <w:start w:val="1"/>
      <w:numFmt w:val="decimal"/>
      <w:lvlText w:val="%7."/>
      <w:lvlJc w:val="left"/>
      <w:pPr>
        <w:ind w:left="3300" w:hanging="420"/>
      </w:pPr>
    </w:lvl>
    <w:lvl xmlns:w="http://schemas.openxmlformats.org/wordprocessingml/2006/main" w:ilvl="7">
      <w:start w:val="1"/>
      <w:numFmt w:val="lowerLetter"/>
      <w:lvlText w:val="%8."/>
      <w:lvlJc w:val="left"/>
      <w:pPr>
        <w:ind w:left="3720" w:hanging="420"/>
      </w:pPr>
    </w:lvl>
    <w:lvl xmlns:w="http://schemas.openxmlformats.org/wordprocessingml/2006/main" w:ilvl="8">
      <w:start w:val="1"/>
      <w:numFmt w:val="lowerRoman"/>
      <w:lvlText w:val="%9."/>
      <w:lvlJc w:val="right"/>
      <w:pPr>
        <w:ind w:left="4140" w:hanging="420"/>
      </w:pPr>
    </w:lvl>
  </w:abstractNum>
  <w:abstractNum w:abstractNumId="0" w15:restartNumberingAfterBreak="0">
    <w:nsid w:val="0D3F4D71"/>
    <w:multiLevelType w:val="hybridMultilevel"/>
    <w:tmpl w:val="8A4E7B0C"/>
    <w:lvl w:ilvl="0" w:tplc="04090001">
      <w:start w:val="1"/>
      <w:numFmt w:val="bullet"/>
      <w:lvlText w:val=""/>
      <w:lvlJc w:val="left"/>
      <w:pPr>
        <w:ind w:left="880" w:hanging="440"/>
      </w:pPr>
      <w:rPr>
        <w:rFonts w:hint="default" w:ascii="Wingdings" w:hAnsi="Wingdings"/>
      </w:rPr>
    </w:lvl>
    <w:lvl w:ilvl="1" w:tplc="0409000B" w:tentative="1">
      <w:start w:val="1"/>
      <w:numFmt w:val="bullet"/>
      <w:lvlText w:val=""/>
      <w:lvlJc w:val="left"/>
      <w:pPr>
        <w:ind w:left="1320" w:hanging="440"/>
      </w:pPr>
      <w:rPr>
        <w:rFonts w:hint="default" w:ascii="Wingdings" w:hAnsi="Wingdings"/>
      </w:rPr>
    </w:lvl>
    <w:lvl w:ilvl="2" w:tplc="0409000D" w:tentative="1">
      <w:start w:val="1"/>
      <w:numFmt w:val="bullet"/>
      <w:lvlText w:val=""/>
      <w:lvlJc w:val="left"/>
      <w:pPr>
        <w:ind w:left="1760" w:hanging="440"/>
      </w:pPr>
      <w:rPr>
        <w:rFonts w:hint="default" w:ascii="Wingdings" w:hAnsi="Wingdings"/>
      </w:rPr>
    </w:lvl>
    <w:lvl w:ilvl="3" w:tplc="04090001" w:tentative="1">
      <w:start w:val="1"/>
      <w:numFmt w:val="bullet"/>
      <w:lvlText w:val=""/>
      <w:lvlJc w:val="left"/>
      <w:pPr>
        <w:ind w:left="2200" w:hanging="440"/>
      </w:pPr>
      <w:rPr>
        <w:rFonts w:hint="default" w:ascii="Wingdings" w:hAnsi="Wingdings"/>
      </w:rPr>
    </w:lvl>
    <w:lvl w:ilvl="4" w:tplc="0409000B" w:tentative="1">
      <w:start w:val="1"/>
      <w:numFmt w:val="bullet"/>
      <w:lvlText w:val=""/>
      <w:lvlJc w:val="left"/>
      <w:pPr>
        <w:ind w:left="2640" w:hanging="440"/>
      </w:pPr>
      <w:rPr>
        <w:rFonts w:hint="default" w:ascii="Wingdings" w:hAnsi="Wingdings"/>
      </w:rPr>
    </w:lvl>
    <w:lvl w:ilvl="5" w:tplc="0409000D" w:tentative="1">
      <w:start w:val="1"/>
      <w:numFmt w:val="bullet"/>
      <w:lvlText w:val=""/>
      <w:lvlJc w:val="left"/>
      <w:pPr>
        <w:ind w:left="3080" w:hanging="440"/>
      </w:pPr>
      <w:rPr>
        <w:rFonts w:hint="default" w:ascii="Wingdings" w:hAnsi="Wingdings"/>
      </w:rPr>
    </w:lvl>
    <w:lvl w:ilvl="6" w:tplc="04090001" w:tentative="1">
      <w:start w:val="1"/>
      <w:numFmt w:val="bullet"/>
      <w:lvlText w:val=""/>
      <w:lvlJc w:val="left"/>
      <w:pPr>
        <w:ind w:left="3520" w:hanging="440"/>
      </w:pPr>
      <w:rPr>
        <w:rFonts w:hint="default" w:ascii="Wingdings" w:hAnsi="Wingdings"/>
      </w:rPr>
    </w:lvl>
    <w:lvl w:ilvl="7" w:tplc="0409000B" w:tentative="1">
      <w:start w:val="1"/>
      <w:numFmt w:val="bullet"/>
      <w:lvlText w:val=""/>
      <w:lvlJc w:val="left"/>
      <w:pPr>
        <w:ind w:left="3960" w:hanging="440"/>
      </w:pPr>
      <w:rPr>
        <w:rFonts w:hint="default" w:ascii="Wingdings" w:hAnsi="Wingdings"/>
      </w:rPr>
    </w:lvl>
    <w:lvl w:ilvl="8" w:tplc="0409000D" w:tentative="1">
      <w:start w:val="1"/>
      <w:numFmt w:val="bullet"/>
      <w:lvlText w:val=""/>
      <w:lvlJc w:val="left"/>
      <w:pPr>
        <w:ind w:left="4400" w:hanging="440"/>
      </w:pPr>
      <w:rPr>
        <w:rFonts w:hint="default" w:ascii="Wingdings" w:hAnsi="Wingdings"/>
      </w:rPr>
    </w:lvl>
  </w:abstractNum>
  <w:abstractNum w:abstractNumId="1" w15:restartNumberingAfterBreak="0">
    <w:nsid w:val="1924264A"/>
    <w:multiLevelType w:val="hybridMultilevel"/>
    <w:tmpl w:val="8AF0ABF2"/>
    <w:lvl w:ilvl="0" w:tplc="A81A88B2">
      <w:start w:val="1"/>
      <w:numFmt w:val="lowerLetter"/>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D114E24"/>
    <w:multiLevelType w:val="hybridMultilevel"/>
    <w:tmpl w:val="90D22B10"/>
    <w:lvl w:ilvl="0" w:tplc="04090003">
      <w:start w:val="1"/>
      <w:numFmt w:val="bullet"/>
      <w:lvlText w:val=""/>
      <w:lvlJc w:val="left"/>
      <w:pPr>
        <w:ind w:left="440" w:hanging="440"/>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3" w15:restartNumberingAfterBreak="0">
    <w:nsid w:val="2A33DDCF"/>
    <w:multiLevelType w:val="multilevel"/>
    <w:tmpl w:val="ADF40E22"/>
    <w:lvl w:ilvl="0">
      <w:start w:val="1"/>
      <w:numFmt w:val="decimal"/>
      <w:lvlText w:val="%1."/>
      <w:lvlJc w:val="left"/>
      <w:pPr>
        <w:ind w:left="420" w:hanging="420"/>
      </w:pPr>
    </w:lvl>
    <w:lvl w:ilvl="1">
      <w:start w:val="1"/>
      <w:numFmt w:val="decimal"/>
      <w:lvlText w:val="%1.%2."/>
      <w:lvlJc w:val="left"/>
      <w:pPr>
        <w:ind w:left="840" w:hanging="420"/>
      </w:pPr>
    </w:lvl>
    <w:lvl w:ilvl="2">
      <w:start w:val="1"/>
      <w:numFmt w:val="decimal"/>
      <w:lvlText w:val="%1.%2.%3."/>
      <w:lvlJc w:val="left"/>
      <w:pPr>
        <w:ind w:left="1260" w:hanging="420"/>
      </w:pPr>
    </w:lvl>
    <w:lvl w:ilvl="3">
      <w:start w:val="1"/>
      <w:numFmt w:val="decimal"/>
      <w:lvlText w:val="%1.%2.%3.%4."/>
      <w:lvlJc w:val="left"/>
      <w:pPr>
        <w:ind w:left="1680" w:hanging="420"/>
      </w:pPr>
    </w:lvl>
    <w:lvl w:ilvl="4">
      <w:start w:val="1"/>
      <w:numFmt w:val="decimal"/>
      <w:lvlText w:val="%1.%2.%3.%4.%5."/>
      <w:lvlJc w:val="left"/>
      <w:pPr>
        <w:ind w:left="2100" w:hanging="420"/>
      </w:pPr>
    </w:lvl>
    <w:lvl w:ilvl="5">
      <w:start w:val="1"/>
      <w:numFmt w:val="decimal"/>
      <w:lvlText w:val="%1.%2.%3.%4.%5.%6."/>
      <w:lvlJc w:val="left"/>
      <w:pPr>
        <w:ind w:left="2520" w:hanging="420"/>
      </w:pPr>
    </w:lvl>
    <w:lvl w:ilvl="6">
      <w:start w:val="1"/>
      <w:numFmt w:val="decimal"/>
      <w:lvlText w:val="%1.%2.%3.%4.%5.%6.%7."/>
      <w:lvlJc w:val="left"/>
      <w:pPr>
        <w:ind w:left="2940" w:hanging="420"/>
      </w:pPr>
    </w:lvl>
    <w:lvl w:ilvl="7">
      <w:start w:val="1"/>
      <w:numFmt w:val="decimal"/>
      <w:lvlText w:val="%1.%2.%3.%4.%5.%6.%7.%8."/>
      <w:lvlJc w:val="left"/>
      <w:pPr>
        <w:ind w:left="3360" w:hanging="420"/>
      </w:pPr>
    </w:lvl>
    <w:lvl w:ilvl="8">
      <w:start w:val="1"/>
      <w:numFmt w:val="decimal"/>
      <w:lvlText w:val="%1.%2.%3.%4.%5.%6.%7.%8.%9."/>
      <w:lvlJc w:val="left"/>
      <w:pPr>
        <w:ind w:left="3780" w:hanging="420"/>
      </w:pPr>
    </w:lvl>
  </w:abstractNum>
  <w:abstractNum w:abstractNumId="4" w15:restartNumberingAfterBreak="0">
    <w:nsid w:val="315429C2"/>
    <w:multiLevelType w:val="hybridMultilevel"/>
    <w:tmpl w:val="E640D100"/>
    <w:lvl w:ilvl="0" w:tplc="04090003">
      <w:start w:val="1"/>
      <w:numFmt w:val="bullet"/>
      <w:lvlText w:val=""/>
      <w:lvlJc w:val="left"/>
      <w:pPr>
        <w:ind w:left="440" w:hanging="440"/>
      </w:pPr>
      <w:rPr>
        <w:rFonts w:hint="default" w:ascii="Wingdings" w:hAnsi="Wingdings"/>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5" w15:restartNumberingAfterBreak="0">
    <w:nsid w:val="318323DA"/>
    <w:multiLevelType w:val="multilevel"/>
    <w:tmpl w:val="1C46ECE6"/>
    <w:lvl w:ilvl="0">
      <w:start w:val="2"/>
      <w:numFmt w:val="decimal"/>
      <w:lvlText w:val="%1"/>
      <w:lvlJc w:val="left"/>
      <w:pPr>
        <w:ind w:left="360" w:hanging="360"/>
      </w:pPr>
      <w:rPr>
        <w:rFonts w:hint="default"/>
      </w:rPr>
    </w:lvl>
    <w:lvl w:ilvl="1">
      <w:start w:val="2"/>
      <w:numFmt w:val="decimal"/>
      <w:lvlText w:val="%1-%2"/>
      <w:lvlJc w:val="left"/>
      <w:pPr>
        <w:ind w:left="572" w:hanging="360"/>
      </w:pPr>
      <w:rPr>
        <w:rFonts w:hint="default"/>
      </w:rPr>
    </w:lvl>
    <w:lvl w:ilvl="2">
      <w:start w:val="1"/>
      <w:numFmt w:val="decimal"/>
      <w:lvlText w:val="%1-%2.%3"/>
      <w:lvlJc w:val="left"/>
      <w:pPr>
        <w:ind w:left="1144" w:hanging="720"/>
      </w:pPr>
      <w:rPr>
        <w:rFonts w:hint="default"/>
      </w:rPr>
    </w:lvl>
    <w:lvl w:ilvl="3">
      <w:start w:val="1"/>
      <w:numFmt w:val="decimal"/>
      <w:lvlText w:val="%1-%2.%3.%4"/>
      <w:lvlJc w:val="left"/>
      <w:pPr>
        <w:ind w:left="1716" w:hanging="108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500" w:hanging="144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3284" w:hanging="1800"/>
      </w:pPr>
      <w:rPr>
        <w:rFonts w:hint="default"/>
      </w:rPr>
    </w:lvl>
    <w:lvl w:ilvl="8">
      <w:start w:val="1"/>
      <w:numFmt w:val="decimal"/>
      <w:lvlText w:val="%1-%2.%3.%4.%5.%6.%7.%8.%9"/>
      <w:lvlJc w:val="left"/>
      <w:pPr>
        <w:ind w:left="3496" w:hanging="1800"/>
      </w:pPr>
      <w:rPr>
        <w:rFonts w:hint="default"/>
      </w:rPr>
    </w:lvl>
  </w:abstractNum>
  <w:abstractNum w:abstractNumId="6" w15:restartNumberingAfterBreak="0">
    <w:nsid w:val="59205EBF"/>
    <w:multiLevelType w:val="multilevel"/>
    <w:tmpl w:val="2A6CF6A0"/>
    <w:lvl w:ilvl="0">
      <w:start w:val="5"/>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9B426E7"/>
    <w:multiLevelType w:val="hybridMultilevel"/>
    <w:tmpl w:val="442E2B6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B7522FC"/>
    <w:multiLevelType w:val="multilevel"/>
    <w:tmpl w:val="CB0038D6"/>
    <w:lvl w:ilvl="0">
      <w:start w:val="1"/>
      <w:numFmt w:val="decimal"/>
      <w:lvlText w:val="%1."/>
      <w:lvlJc w:val="left"/>
      <w:pPr>
        <w:ind w:left="420" w:hanging="420"/>
      </w:pPr>
    </w:lvl>
    <w:lvl w:ilvl="1">
      <w:start w:val="1"/>
      <w:numFmt w:val="decimal"/>
      <w:lvlText w:val="%1.%2."/>
      <w:lvlJc w:val="left"/>
      <w:pPr>
        <w:ind w:left="562" w:hanging="420"/>
      </w:pPr>
    </w:lvl>
    <w:lvl w:ilvl="2">
      <w:start w:val="1"/>
      <w:numFmt w:val="decimal"/>
      <w:lvlText w:val="%1.%2.%3."/>
      <w:lvlJc w:val="left"/>
      <w:pPr>
        <w:ind w:left="1260" w:hanging="420"/>
      </w:pPr>
    </w:lvl>
    <w:lvl w:ilvl="3">
      <w:start w:val="1"/>
      <w:numFmt w:val="decimal"/>
      <w:lvlText w:val="%1.%2.%3.%4."/>
      <w:lvlJc w:val="left"/>
      <w:pPr>
        <w:ind w:left="1680" w:hanging="420"/>
      </w:pPr>
    </w:lvl>
    <w:lvl w:ilvl="4">
      <w:start w:val="1"/>
      <w:numFmt w:val="decimal"/>
      <w:lvlText w:val="%1.%2.%3.%4.%5."/>
      <w:lvlJc w:val="left"/>
      <w:pPr>
        <w:ind w:left="2100" w:hanging="420"/>
      </w:pPr>
    </w:lvl>
    <w:lvl w:ilvl="5">
      <w:start w:val="1"/>
      <w:numFmt w:val="decimal"/>
      <w:lvlText w:val="%1.%2.%3.%4.%5.%6."/>
      <w:lvlJc w:val="left"/>
      <w:pPr>
        <w:ind w:left="2520" w:hanging="420"/>
      </w:pPr>
    </w:lvl>
    <w:lvl w:ilvl="6">
      <w:start w:val="1"/>
      <w:numFmt w:val="decimal"/>
      <w:lvlText w:val="%1.%2.%3.%4.%5.%6.%7."/>
      <w:lvlJc w:val="left"/>
      <w:pPr>
        <w:ind w:left="2940" w:hanging="420"/>
      </w:pPr>
    </w:lvl>
    <w:lvl w:ilvl="7">
      <w:start w:val="1"/>
      <w:numFmt w:val="decimal"/>
      <w:lvlText w:val="%1.%2.%3.%4.%5.%6.%7.%8."/>
      <w:lvlJc w:val="left"/>
      <w:pPr>
        <w:ind w:left="3360" w:hanging="420"/>
      </w:pPr>
    </w:lvl>
    <w:lvl w:ilvl="8">
      <w:start w:val="1"/>
      <w:numFmt w:val="decimal"/>
      <w:lvlText w:val="%1.%2.%3.%4.%5.%6.%7.%8.%9."/>
      <w:lvlJc w:val="left"/>
      <w:pPr>
        <w:ind w:left="3780" w:hanging="420"/>
      </w:pPr>
    </w:lvl>
  </w:abstractNum>
  <w:abstractNum w:abstractNumId="9" w15:restartNumberingAfterBreak="0">
    <w:nsid w:val="656401F2"/>
    <w:multiLevelType w:val="hybridMultilevel"/>
    <w:tmpl w:val="8D2C684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8AF5243"/>
    <w:multiLevelType w:val="hybridMultilevel"/>
    <w:tmpl w:val="F5845E8A"/>
    <w:lvl w:ilvl="0" w:tplc="0E484240">
      <w:start w:val="1"/>
      <w:numFmt w:val="decimal"/>
      <w:lvlText w:val="(%1)"/>
      <w:lvlJc w:val="left"/>
      <w:pPr>
        <w:ind w:left="632" w:hanging="420"/>
      </w:pPr>
      <w:rPr>
        <w:rFonts w:hint="eastAsia"/>
      </w:rPr>
    </w:lvl>
    <w:lvl w:ilvl="1" w:tplc="04090017" w:tentative="1">
      <w:start w:val="1"/>
      <w:numFmt w:val="aiueoFullWidth"/>
      <w:lvlText w:val="(%2)"/>
      <w:lvlJc w:val="left"/>
      <w:pPr>
        <w:ind w:left="1092" w:hanging="440"/>
      </w:pPr>
    </w:lvl>
    <w:lvl w:ilvl="2" w:tplc="04090011" w:tentative="1">
      <w:start w:val="1"/>
      <w:numFmt w:val="decimalEnclosedCircle"/>
      <w:lvlText w:val="%3"/>
      <w:lvlJc w:val="left"/>
      <w:pPr>
        <w:ind w:left="1532" w:hanging="440"/>
      </w:pPr>
    </w:lvl>
    <w:lvl w:ilvl="3" w:tplc="0409000F" w:tentative="1">
      <w:start w:val="1"/>
      <w:numFmt w:val="decimal"/>
      <w:lvlText w:val="%4."/>
      <w:lvlJc w:val="left"/>
      <w:pPr>
        <w:ind w:left="1972" w:hanging="440"/>
      </w:pPr>
    </w:lvl>
    <w:lvl w:ilvl="4" w:tplc="04090017" w:tentative="1">
      <w:start w:val="1"/>
      <w:numFmt w:val="aiueoFullWidth"/>
      <w:lvlText w:val="(%5)"/>
      <w:lvlJc w:val="left"/>
      <w:pPr>
        <w:ind w:left="2412" w:hanging="440"/>
      </w:pPr>
    </w:lvl>
    <w:lvl w:ilvl="5" w:tplc="04090011" w:tentative="1">
      <w:start w:val="1"/>
      <w:numFmt w:val="decimalEnclosedCircle"/>
      <w:lvlText w:val="%6"/>
      <w:lvlJc w:val="left"/>
      <w:pPr>
        <w:ind w:left="2852" w:hanging="440"/>
      </w:pPr>
    </w:lvl>
    <w:lvl w:ilvl="6" w:tplc="0409000F" w:tentative="1">
      <w:start w:val="1"/>
      <w:numFmt w:val="decimal"/>
      <w:lvlText w:val="%7."/>
      <w:lvlJc w:val="left"/>
      <w:pPr>
        <w:ind w:left="3292" w:hanging="440"/>
      </w:pPr>
    </w:lvl>
    <w:lvl w:ilvl="7" w:tplc="04090017" w:tentative="1">
      <w:start w:val="1"/>
      <w:numFmt w:val="aiueoFullWidth"/>
      <w:lvlText w:val="(%8)"/>
      <w:lvlJc w:val="left"/>
      <w:pPr>
        <w:ind w:left="3732" w:hanging="440"/>
      </w:pPr>
    </w:lvl>
    <w:lvl w:ilvl="8" w:tplc="04090011" w:tentative="1">
      <w:start w:val="1"/>
      <w:numFmt w:val="decimalEnclosedCircle"/>
      <w:lvlText w:val="%9"/>
      <w:lvlJc w:val="left"/>
      <w:pPr>
        <w:ind w:left="4172" w:hanging="440"/>
      </w:pPr>
    </w:lvl>
  </w:abstractNum>
  <w:num w:numId="12">
    <w:abstractNumId w:val="11"/>
  </w:num>
  <w:num w:numId="1" w16cid:durableId="972632943">
    <w:abstractNumId w:val="8"/>
  </w:num>
  <w:num w:numId="2" w16cid:durableId="473958631">
    <w:abstractNumId w:val="3"/>
  </w:num>
  <w:num w:numId="3" w16cid:durableId="1375082887">
    <w:abstractNumId w:val="10"/>
  </w:num>
  <w:num w:numId="4" w16cid:durableId="1840849408">
    <w:abstractNumId w:val="5"/>
  </w:num>
  <w:num w:numId="5" w16cid:durableId="495270340">
    <w:abstractNumId w:val="1"/>
  </w:num>
  <w:num w:numId="6" w16cid:durableId="1268735986">
    <w:abstractNumId w:val="2"/>
  </w:num>
  <w:num w:numId="7" w16cid:durableId="137000123">
    <w:abstractNumId w:val="0"/>
  </w:num>
  <w:num w:numId="8" w16cid:durableId="1544364772">
    <w:abstractNumId w:val="4"/>
  </w:num>
  <w:num w:numId="9" w16cid:durableId="1012876000">
    <w:abstractNumId w:val="7"/>
  </w:num>
  <w:num w:numId="10" w16cid:durableId="1953437259">
    <w:abstractNumId w:val="9"/>
  </w:num>
  <w:num w:numId="11" w16cid:durableId="206768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E9"/>
    <w:rsid w:val="00000169"/>
    <w:rsid w:val="00002392"/>
    <w:rsid w:val="0000409B"/>
    <w:rsid w:val="00004C8D"/>
    <w:rsid w:val="0001088B"/>
    <w:rsid w:val="00010F8F"/>
    <w:rsid w:val="00012FE0"/>
    <w:rsid w:val="000131BF"/>
    <w:rsid w:val="00015B06"/>
    <w:rsid w:val="00021BE1"/>
    <w:rsid w:val="00022146"/>
    <w:rsid w:val="00031E22"/>
    <w:rsid w:val="0003410D"/>
    <w:rsid w:val="00035B4C"/>
    <w:rsid w:val="0003682E"/>
    <w:rsid w:val="00052549"/>
    <w:rsid w:val="000525C6"/>
    <w:rsid w:val="000568D0"/>
    <w:rsid w:val="00060B4B"/>
    <w:rsid w:val="00065A3E"/>
    <w:rsid w:val="00066E8D"/>
    <w:rsid w:val="00067587"/>
    <w:rsid w:val="00074B0C"/>
    <w:rsid w:val="00074F05"/>
    <w:rsid w:val="000777E8"/>
    <w:rsid w:val="00081FD6"/>
    <w:rsid w:val="00085260"/>
    <w:rsid w:val="000912ED"/>
    <w:rsid w:val="00094039"/>
    <w:rsid w:val="000974A4"/>
    <w:rsid w:val="000A1C64"/>
    <w:rsid w:val="000A7561"/>
    <w:rsid w:val="000B0098"/>
    <w:rsid w:val="000B18CA"/>
    <w:rsid w:val="000B3C98"/>
    <w:rsid w:val="000C52BA"/>
    <w:rsid w:val="000C6390"/>
    <w:rsid w:val="000C70B0"/>
    <w:rsid w:val="000D287E"/>
    <w:rsid w:val="000D55B7"/>
    <w:rsid w:val="000D7412"/>
    <w:rsid w:val="000E23EB"/>
    <w:rsid w:val="000E561D"/>
    <w:rsid w:val="000E5658"/>
    <w:rsid w:val="000E6AEA"/>
    <w:rsid w:val="000F03C5"/>
    <w:rsid w:val="000F7D8D"/>
    <w:rsid w:val="0011044F"/>
    <w:rsid w:val="001141D0"/>
    <w:rsid w:val="00120DC4"/>
    <w:rsid w:val="001237F9"/>
    <w:rsid w:val="00123AC7"/>
    <w:rsid w:val="00124011"/>
    <w:rsid w:val="00133157"/>
    <w:rsid w:val="00134579"/>
    <w:rsid w:val="00142739"/>
    <w:rsid w:val="00144406"/>
    <w:rsid w:val="00154288"/>
    <w:rsid w:val="00154911"/>
    <w:rsid w:val="00154D2B"/>
    <w:rsid w:val="0016330C"/>
    <w:rsid w:val="00167856"/>
    <w:rsid w:val="00167FE2"/>
    <w:rsid w:val="00170796"/>
    <w:rsid w:val="0017161D"/>
    <w:rsid w:val="00172FBC"/>
    <w:rsid w:val="0017373C"/>
    <w:rsid w:val="00173776"/>
    <w:rsid w:val="00174BF9"/>
    <w:rsid w:val="00180DCB"/>
    <w:rsid w:val="00181E2C"/>
    <w:rsid w:val="001877A2"/>
    <w:rsid w:val="001957D1"/>
    <w:rsid w:val="00196B0A"/>
    <w:rsid w:val="001A1898"/>
    <w:rsid w:val="001B2F96"/>
    <w:rsid w:val="001B4ACC"/>
    <w:rsid w:val="001B59B1"/>
    <w:rsid w:val="001B64A2"/>
    <w:rsid w:val="001B77FD"/>
    <w:rsid w:val="001C03A8"/>
    <w:rsid w:val="001C1085"/>
    <w:rsid w:val="001C3959"/>
    <w:rsid w:val="001C4622"/>
    <w:rsid w:val="001C4B8A"/>
    <w:rsid w:val="001D0C02"/>
    <w:rsid w:val="001D5EE9"/>
    <w:rsid w:val="001E0085"/>
    <w:rsid w:val="001E2307"/>
    <w:rsid w:val="001E30BC"/>
    <w:rsid w:val="001F5E57"/>
    <w:rsid w:val="001F66DC"/>
    <w:rsid w:val="002010E1"/>
    <w:rsid w:val="00205175"/>
    <w:rsid w:val="00212397"/>
    <w:rsid w:val="0021738D"/>
    <w:rsid w:val="002179EA"/>
    <w:rsid w:val="00220055"/>
    <w:rsid w:val="00222A41"/>
    <w:rsid w:val="00222D19"/>
    <w:rsid w:val="00223437"/>
    <w:rsid w:val="002312D2"/>
    <w:rsid w:val="0023518B"/>
    <w:rsid w:val="002465B2"/>
    <w:rsid w:val="002515D8"/>
    <w:rsid w:val="002565D6"/>
    <w:rsid w:val="0025786D"/>
    <w:rsid w:val="00265535"/>
    <w:rsid w:val="00271152"/>
    <w:rsid w:val="00271DCD"/>
    <w:rsid w:val="00272EB2"/>
    <w:rsid w:val="00274E94"/>
    <w:rsid w:val="00282C29"/>
    <w:rsid w:val="002832F5"/>
    <w:rsid w:val="002836C1"/>
    <w:rsid w:val="00284B8C"/>
    <w:rsid w:val="00284BDC"/>
    <w:rsid w:val="00286631"/>
    <w:rsid w:val="00291720"/>
    <w:rsid w:val="00293B25"/>
    <w:rsid w:val="002A1F28"/>
    <w:rsid w:val="002A7AFA"/>
    <w:rsid w:val="002B07C5"/>
    <w:rsid w:val="002B4DA6"/>
    <w:rsid w:val="002B64E8"/>
    <w:rsid w:val="002B745C"/>
    <w:rsid w:val="002B7D24"/>
    <w:rsid w:val="002C061A"/>
    <w:rsid w:val="002C070E"/>
    <w:rsid w:val="002C0DAB"/>
    <w:rsid w:val="002C3625"/>
    <w:rsid w:val="002C5480"/>
    <w:rsid w:val="002E1942"/>
    <w:rsid w:val="002E3C30"/>
    <w:rsid w:val="002E478B"/>
    <w:rsid w:val="002F3245"/>
    <w:rsid w:val="002F5802"/>
    <w:rsid w:val="00306EC9"/>
    <w:rsid w:val="00307FCE"/>
    <w:rsid w:val="00311F88"/>
    <w:rsid w:val="00313869"/>
    <w:rsid w:val="00317317"/>
    <w:rsid w:val="00320077"/>
    <w:rsid w:val="00322BCE"/>
    <w:rsid w:val="00322D6C"/>
    <w:rsid w:val="00324C31"/>
    <w:rsid w:val="00330A0A"/>
    <w:rsid w:val="003350A1"/>
    <w:rsid w:val="00335758"/>
    <w:rsid w:val="00340494"/>
    <w:rsid w:val="003407FF"/>
    <w:rsid w:val="003434A2"/>
    <w:rsid w:val="00344C7E"/>
    <w:rsid w:val="00351DB7"/>
    <w:rsid w:val="0036265F"/>
    <w:rsid w:val="003627C8"/>
    <w:rsid w:val="003754EF"/>
    <w:rsid w:val="003757EC"/>
    <w:rsid w:val="003774FA"/>
    <w:rsid w:val="00377726"/>
    <w:rsid w:val="00377AE1"/>
    <w:rsid w:val="00383C78"/>
    <w:rsid w:val="00394417"/>
    <w:rsid w:val="003944D2"/>
    <w:rsid w:val="003A0BB0"/>
    <w:rsid w:val="003A518E"/>
    <w:rsid w:val="003A5A5A"/>
    <w:rsid w:val="003A5D65"/>
    <w:rsid w:val="003B1418"/>
    <w:rsid w:val="003B3DB0"/>
    <w:rsid w:val="003B4DF9"/>
    <w:rsid w:val="003B4F2A"/>
    <w:rsid w:val="003C0443"/>
    <w:rsid w:val="003C0A1D"/>
    <w:rsid w:val="003C3DCA"/>
    <w:rsid w:val="003C7EB2"/>
    <w:rsid w:val="003D15A7"/>
    <w:rsid w:val="003D376A"/>
    <w:rsid w:val="003D4DC0"/>
    <w:rsid w:val="003E11FF"/>
    <w:rsid w:val="003E58B0"/>
    <w:rsid w:val="003E7E52"/>
    <w:rsid w:val="003F010B"/>
    <w:rsid w:val="003F077D"/>
    <w:rsid w:val="003F403B"/>
    <w:rsid w:val="003F7453"/>
    <w:rsid w:val="003F7F16"/>
    <w:rsid w:val="0040169B"/>
    <w:rsid w:val="00401827"/>
    <w:rsid w:val="00402F09"/>
    <w:rsid w:val="0040312E"/>
    <w:rsid w:val="00413041"/>
    <w:rsid w:val="00416529"/>
    <w:rsid w:val="00417319"/>
    <w:rsid w:val="00424038"/>
    <w:rsid w:val="0042467F"/>
    <w:rsid w:val="004275E8"/>
    <w:rsid w:val="00432741"/>
    <w:rsid w:val="00436052"/>
    <w:rsid w:val="0044088B"/>
    <w:rsid w:val="0044223E"/>
    <w:rsid w:val="00446FDE"/>
    <w:rsid w:val="0047097F"/>
    <w:rsid w:val="00471797"/>
    <w:rsid w:val="00471FCC"/>
    <w:rsid w:val="0047282F"/>
    <w:rsid w:val="00474992"/>
    <w:rsid w:val="00476078"/>
    <w:rsid w:val="004821EF"/>
    <w:rsid w:val="00486673"/>
    <w:rsid w:val="00490878"/>
    <w:rsid w:val="00493691"/>
    <w:rsid w:val="004967D4"/>
    <w:rsid w:val="004A4627"/>
    <w:rsid w:val="004A4ACA"/>
    <w:rsid w:val="004A6F9D"/>
    <w:rsid w:val="004B2E3C"/>
    <w:rsid w:val="004B52D5"/>
    <w:rsid w:val="004C2153"/>
    <w:rsid w:val="004C7B8C"/>
    <w:rsid w:val="004D05D8"/>
    <w:rsid w:val="004D5539"/>
    <w:rsid w:val="004D7979"/>
    <w:rsid w:val="004E41B0"/>
    <w:rsid w:val="004E5E36"/>
    <w:rsid w:val="004F23CB"/>
    <w:rsid w:val="004F2A95"/>
    <w:rsid w:val="004F42C1"/>
    <w:rsid w:val="004F4853"/>
    <w:rsid w:val="005019FC"/>
    <w:rsid w:val="00503E36"/>
    <w:rsid w:val="005068FF"/>
    <w:rsid w:val="00511360"/>
    <w:rsid w:val="005165ED"/>
    <w:rsid w:val="005171FB"/>
    <w:rsid w:val="00532C02"/>
    <w:rsid w:val="00533B76"/>
    <w:rsid w:val="00533D85"/>
    <w:rsid w:val="005342B0"/>
    <w:rsid w:val="005347A7"/>
    <w:rsid w:val="0053694F"/>
    <w:rsid w:val="00542103"/>
    <w:rsid w:val="00543ED0"/>
    <w:rsid w:val="00544582"/>
    <w:rsid w:val="0054642A"/>
    <w:rsid w:val="005466EC"/>
    <w:rsid w:val="005478B4"/>
    <w:rsid w:val="00547941"/>
    <w:rsid w:val="005520D9"/>
    <w:rsid w:val="005532B1"/>
    <w:rsid w:val="00556B0D"/>
    <w:rsid w:val="00556D5B"/>
    <w:rsid w:val="00560888"/>
    <w:rsid w:val="005663B7"/>
    <w:rsid w:val="00570027"/>
    <w:rsid w:val="00572D2C"/>
    <w:rsid w:val="00582D1B"/>
    <w:rsid w:val="00586ED5"/>
    <w:rsid w:val="00591265"/>
    <w:rsid w:val="00595C6F"/>
    <w:rsid w:val="00596AC4"/>
    <w:rsid w:val="00596E43"/>
    <w:rsid w:val="005A3CB5"/>
    <w:rsid w:val="005A4486"/>
    <w:rsid w:val="005A5D2C"/>
    <w:rsid w:val="005A68F7"/>
    <w:rsid w:val="005B4161"/>
    <w:rsid w:val="005C1CE0"/>
    <w:rsid w:val="005C5CA7"/>
    <w:rsid w:val="005C66A6"/>
    <w:rsid w:val="005D0C42"/>
    <w:rsid w:val="005E1A5A"/>
    <w:rsid w:val="005E3044"/>
    <w:rsid w:val="005E4492"/>
    <w:rsid w:val="005E7162"/>
    <w:rsid w:val="005F4F01"/>
    <w:rsid w:val="005F58E8"/>
    <w:rsid w:val="006015EB"/>
    <w:rsid w:val="00606735"/>
    <w:rsid w:val="0060777A"/>
    <w:rsid w:val="00607F5B"/>
    <w:rsid w:val="006148F8"/>
    <w:rsid w:val="00614F6B"/>
    <w:rsid w:val="00620697"/>
    <w:rsid w:val="00622A4B"/>
    <w:rsid w:val="00627F5B"/>
    <w:rsid w:val="00630FB1"/>
    <w:rsid w:val="00641B85"/>
    <w:rsid w:val="00651685"/>
    <w:rsid w:val="006520DC"/>
    <w:rsid w:val="00653FFC"/>
    <w:rsid w:val="0065417F"/>
    <w:rsid w:val="00654E82"/>
    <w:rsid w:val="00661093"/>
    <w:rsid w:val="00663320"/>
    <w:rsid w:val="0067085B"/>
    <w:rsid w:val="00671B6D"/>
    <w:rsid w:val="00671DF0"/>
    <w:rsid w:val="0067603C"/>
    <w:rsid w:val="00676B1C"/>
    <w:rsid w:val="00677B2C"/>
    <w:rsid w:val="00680E29"/>
    <w:rsid w:val="00683982"/>
    <w:rsid w:val="00683F83"/>
    <w:rsid w:val="0068618F"/>
    <w:rsid w:val="00686E2E"/>
    <w:rsid w:val="006947CF"/>
    <w:rsid w:val="006952B1"/>
    <w:rsid w:val="00695EEF"/>
    <w:rsid w:val="006A623F"/>
    <w:rsid w:val="006D4195"/>
    <w:rsid w:val="006D579C"/>
    <w:rsid w:val="006D75BC"/>
    <w:rsid w:val="006D7C4A"/>
    <w:rsid w:val="006E0CAF"/>
    <w:rsid w:val="006E4220"/>
    <w:rsid w:val="006F3581"/>
    <w:rsid w:val="006F5DF9"/>
    <w:rsid w:val="006F5FE1"/>
    <w:rsid w:val="006F6C62"/>
    <w:rsid w:val="006F79CA"/>
    <w:rsid w:val="007013AC"/>
    <w:rsid w:val="00703136"/>
    <w:rsid w:val="00703F4A"/>
    <w:rsid w:val="00706582"/>
    <w:rsid w:val="0071366F"/>
    <w:rsid w:val="007136EA"/>
    <w:rsid w:val="00716244"/>
    <w:rsid w:val="007173AB"/>
    <w:rsid w:val="00721938"/>
    <w:rsid w:val="007259AB"/>
    <w:rsid w:val="00726C75"/>
    <w:rsid w:val="0073031D"/>
    <w:rsid w:val="0073041A"/>
    <w:rsid w:val="0073308C"/>
    <w:rsid w:val="007339CF"/>
    <w:rsid w:val="0073418A"/>
    <w:rsid w:val="00734DE9"/>
    <w:rsid w:val="00741C2B"/>
    <w:rsid w:val="0074209B"/>
    <w:rsid w:val="00744A3E"/>
    <w:rsid w:val="00750F42"/>
    <w:rsid w:val="007526F5"/>
    <w:rsid w:val="00753C50"/>
    <w:rsid w:val="00756ACE"/>
    <w:rsid w:val="007636AC"/>
    <w:rsid w:val="0077105F"/>
    <w:rsid w:val="00771310"/>
    <w:rsid w:val="0078113B"/>
    <w:rsid w:val="007858B0"/>
    <w:rsid w:val="00787656"/>
    <w:rsid w:val="007879C6"/>
    <w:rsid w:val="00792273"/>
    <w:rsid w:val="00794569"/>
    <w:rsid w:val="007A1528"/>
    <w:rsid w:val="007A2FEE"/>
    <w:rsid w:val="007A5E10"/>
    <w:rsid w:val="007A6585"/>
    <w:rsid w:val="007A65AC"/>
    <w:rsid w:val="007B1421"/>
    <w:rsid w:val="007C4FA4"/>
    <w:rsid w:val="007C7BA6"/>
    <w:rsid w:val="007D315F"/>
    <w:rsid w:val="007D3FD2"/>
    <w:rsid w:val="007D44E8"/>
    <w:rsid w:val="007D4AC7"/>
    <w:rsid w:val="007D6775"/>
    <w:rsid w:val="007E32C0"/>
    <w:rsid w:val="007E3D1D"/>
    <w:rsid w:val="007E45E4"/>
    <w:rsid w:val="007F17F9"/>
    <w:rsid w:val="007F3151"/>
    <w:rsid w:val="0080255F"/>
    <w:rsid w:val="00816DE0"/>
    <w:rsid w:val="0082008A"/>
    <w:rsid w:val="00821DAC"/>
    <w:rsid w:val="00824947"/>
    <w:rsid w:val="0082780D"/>
    <w:rsid w:val="008306CC"/>
    <w:rsid w:val="0083549F"/>
    <w:rsid w:val="00837437"/>
    <w:rsid w:val="00842266"/>
    <w:rsid w:val="008426C6"/>
    <w:rsid w:val="008434B8"/>
    <w:rsid w:val="00844377"/>
    <w:rsid w:val="00845A35"/>
    <w:rsid w:val="00852972"/>
    <w:rsid w:val="008579BE"/>
    <w:rsid w:val="008625C1"/>
    <w:rsid w:val="008629FE"/>
    <w:rsid w:val="008643AF"/>
    <w:rsid w:val="00865F80"/>
    <w:rsid w:val="00871C41"/>
    <w:rsid w:val="008739FA"/>
    <w:rsid w:val="0087617A"/>
    <w:rsid w:val="00880303"/>
    <w:rsid w:val="00880632"/>
    <w:rsid w:val="00886DE1"/>
    <w:rsid w:val="00891059"/>
    <w:rsid w:val="00891CA5"/>
    <w:rsid w:val="008943E6"/>
    <w:rsid w:val="00896393"/>
    <w:rsid w:val="00896544"/>
    <w:rsid w:val="008A2720"/>
    <w:rsid w:val="008A7592"/>
    <w:rsid w:val="008B4812"/>
    <w:rsid w:val="008C2675"/>
    <w:rsid w:val="008C34E6"/>
    <w:rsid w:val="008C51DD"/>
    <w:rsid w:val="008C60F2"/>
    <w:rsid w:val="008D4B25"/>
    <w:rsid w:val="008E4FB9"/>
    <w:rsid w:val="008E75F9"/>
    <w:rsid w:val="008F34BA"/>
    <w:rsid w:val="008F5DFD"/>
    <w:rsid w:val="008F7AA1"/>
    <w:rsid w:val="00906321"/>
    <w:rsid w:val="00910399"/>
    <w:rsid w:val="009106D1"/>
    <w:rsid w:val="00911AD3"/>
    <w:rsid w:val="0092378E"/>
    <w:rsid w:val="009239D2"/>
    <w:rsid w:val="00927A3F"/>
    <w:rsid w:val="00935474"/>
    <w:rsid w:val="009355DA"/>
    <w:rsid w:val="00941AF2"/>
    <w:rsid w:val="00942599"/>
    <w:rsid w:val="0095432A"/>
    <w:rsid w:val="009616D5"/>
    <w:rsid w:val="009656CB"/>
    <w:rsid w:val="00967603"/>
    <w:rsid w:val="009676D2"/>
    <w:rsid w:val="00970F78"/>
    <w:rsid w:val="0097245C"/>
    <w:rsid w:val="009770CE"/>
    <w:rsid w:val="00980984"/>
    <w:rsid w:val="00981FCE"/>
    <w:rsid w:val="0098445F"/>
    <w:rsid w:val="00992B55"/>
    <w:rsid w:val="00993C97"/>
    <w:rsid w:val="009A26AF"/>
    <w:rsid w:val="009A2A43"/>
    <w:rsid w:val="009A7872"/>
    <w:rsid w:val="009B0A7A"/>
    <w:rsid w:val="009B1DCA"/>
    <w:rsid w:val="009B4C93"/>
    <w:rsid w:val="009B6257"/>
    <w:rsid w:val="009B695A"/>
    <w:rsid w:val="009B7A12"/>
    <w:rsid w:val="009C3259"/>
    <w:rsid w:val="009C3BD0"/>
    <w:rsid w:val="009C4C45"/>
    <w:rsid w:val="009C651C"/>
    <w:rsid w:val="009D2484"/>
    <w:rsid w:val="009D2F8E"/>
    <w:rsid w:val="009D4AA2"/>
    <w:rsid w:val="009D7B46"/>
    <w:rsid w:val="009E7064"/>
    <w:rsid w:val="009F322A"/>
    <w:rsid w:val="009F5691"/>
    <w:rsid w:val="009F7AB3"/>
    <w:rsid w:val="00A07356"/>
    <w:rsid w:val="00A14C2B"/>
    <w:rsid w:val="00A14EBF"/>
    <w:rsid w:val="00A15229"/>
    <w:rsid w:val="00A1615F"/>
    <w:rsid w:val="00A17643"/>
    <w:rsid w:val="00A217D8"/>
    <w:rsid w:val="00A2354B"/>
    <w:rsid w:val="00A23CE4"/>
    <w:rsid w:val="00A356F9"/>
    <w:rsid w:val="00A36B11"/>
    <w:rsid w:val="00A376D9"/>
    <w:rsid w:val="00A37B3B"/>
    <w:rsid w:val="00A41A1D"/>
    <w:rsid w:val="00A41E8E"/>
    <w:rsid w:val="00A42B41"/>
    <w:rsid w:val="00A462A1"/>
    <w:rsid w:val="00A56053"/>
    <w:rsid w:val="00A5622C"/>
    <w:rsid w:val="00A57B74"/>
    <w:rsid w:val="00A6084B"/>
    <w:rsid w:val="00A61132"/>
    <w:rsid w:val="00A638EC"/>
    <w:rsid w:val="00A66402"/>
    <w:rsid w:val="00A70A05"/>
    <w:rsid w:val="00A7732E"/>
    <w:rsid w:val="00A85790"/>
    <w:rsid w:val="00A869C9"/>
    <w:rsid w:val="00A937C1"/>
    <w:rsid w:val="00A95DB8"/>
    <w:rsid w:val="00A965CB"/>
    <w:rsid w:val="00A96FB6"/>
    <w:rsid w:val="00AA03FB"/>
    <w:rsid w:val="00AA105A"/>
    <w:rsid w:val="00AA1E15"/>
    <w:rsid w:val="00AA23D7"/>
    <w:rsid w:val="00AA4F7A"/>
    <w:rsid w:val="00AB29B3"/>
    <w:rsid w:val="00AC0B2F"/>
    <w:rsid w:val="00AC7E71"/>
    <w:rsid w:val="00AD0225"/>
    <w:rsid w:val="00AD6725"/>
    <w:rsid w:val="00AE2C0D"/>
    <w:rsid w:val="00AF03B4"/>
    <w:rsid w:val="00AF23D6"/>
    <w:rsid w:val="00AF3BD5"/>
    <w:rsid w:val="00AF55FB"/>
    <w:rsid w:val="00AF5735"/>
    <w:rsid w:val="00AF6BAF"/>
    <w:rsid w:val="00AF7AC2"/>
    <w:rsid w:val="00B00AE4"/>
    <w:rsid w:val="00B11121"/>
    <w:rsid w:val="00B145F7"/>
    <w:rsid w:val="00B17CB2"/>
    <w:rsid w:val="00B2006B"/>
    <w:rsid w:val="00B226EC"/>
    <w:rsid w:val="00B22D91"/>
    <w:rsid w:val="00B22E15"/>
    <w:rsid w:val="00B2336E"/>
    <w:rsid w:val="00B234D4"/>
    <w:rsid w:val="00B23C7D"/>
    <w:rsid w:val="00B2486B"/>
    <w:rsid w:val="00B305E6"/>
    <w:rsid w:val="00B31521"/>
    <w:rsid w:val="00B32A43"/>
    <w:rsid w:val="00B356AC"/>
    <w:rsid w:val="00B37EB4"/>
    <w:rsid w:val="00B44D4A"/>
    <w:rsid w:val="00B472D2"/>
    <w:rsid w:val="00B50220"/>
    <w:rsid w:val="00B511EE"/>
    <w:rsid w:val="00B518C6"/>
    <w:rsid w:val="00B528F3"/>
    <w:rsid w:val="00B56821"/>
    <w:rsid w:val="00B618D6"/>
    <w:rsid w:val="00B637D2"/>
    <w:rsid w:val="00B648B1"/>
    <w:rsid w:val="00B70B7F"/>
    <w:rsid w:val="00B71D96"/>
    <w:rsid w:val="00B86C84"/>
    <w:rsid w:val="00B914C2"/>
    <w:rsid w:val="00B93C10"/>
    <w:rsid w:val="00B96C21"/>
    <w:rsid w:val="00BA3AD7"/>
    <w:rsid w:val="00BA4D1D"/>
    <w:rsid w:val="00BB205F"/>
    <w:rsid w:val="00BB2261"/>
    <w:rsid w:val="00BC0B4E"/>
    <w:rsid w:val="00BC2244"/>
    <w:rsid w:val="00BC5AB7"/>
    <w:rsid w:val="00BD65CF"/>
    <w:rsid w:val="00BD72E6"/>
    <w:rsid w:val="00BD733E"/>
    <w:rsid w:val="00BE0B3B"/>
    <w:rsid w:val="00BE4235"/>
    <w:rsid w:val="00BE5620"/>
    <w:rsid w:val="00BE5D5B"/>
    <w:rsid w:val="00BE65F9"/>
    <w:rsid w:val="00BE6E95"/>
    <w:rsid w:val="00BE7577"/>
    <w:rsid w:val="00BF115F"/>
    <w:rsid w:val="00BF3BF9"/>
    <w:rsid w:val="00BF52B9"/>
    <w:rsid w:val="00BF5F04"/>
    <w:rsid w:val="00BF6B5F"/>
    <w:rsid w:val="00BF75CE"/>
    <w:rsid w:val="00C105C3"/>
    <w:rsid w:val="00C12071"/>
    <w:rsid w:val="00C13185"/>
    <w:rsid w:val="00C13C34"/>
    <w:rsid w:val="00C15CCD"/>
    <w:rsid w:val="00C16310"/>
    <w:rsid w:val="00C24844"/>
    <w:rsid w:val="00C31B76"/>
    <w:rsid w:val="00C326EF"/>
    <w:rsid w:val="00C33E82"/>
    <w:rsid w:val="00C340D5"/>
    <w:rsid w:val="00C36656"/>
    <w:rsid w:val="00C36821"/>
    <w:rsid w:val="00C43783"/>
    <w:rsid w:val="00C47AC7"/>
    <w:rsid w:val="00C54C79"/>
    <w:rsid w:val="00C55836"/>
    <w:rsid w:val="00C56D23"/>
    <w:rsid w:val="00C62E20"/>
    <w:rsid w:val="00C63879"/>
    <w:rsid w:val="00C63CCB"/>
    <w:rsid w:val="00C74DF8"/>
    <w:rsid w:val="00C7617E"/>
    <w:rsid w:val="00C77B7C"/>
    <w:rsid w:val="00C835AF"/>
    <w:rsid w:val="00C86DE0"/>
    <w:rsid w:val="00C91574"/>
    <w:rsid w:val="00C968D5"/>
    <w:rsid w:val="00C969C4"/>
    <w:rsid w:val="00CA1F38"/>
    <w:rsid w:val="00CA42DF"/>
    <w:rsid w:val="00CB390B"/>
    <w:rsid w:val="00CB49A0"/>
    <w:rsid w:val="00CC5547"/>
    <w:rsid w:val="00CC6E60"/>
    <w:rsid w:val="00CC7522"/>
    <w:rsid w:val="00CC7A91"/>
    <w:rsid w:val="00CD0081"/>
    <w:rsid w:val="00CD3545"/>
    <w:rsid w:val="00CF0296"/>
    <w:rsid w:val="00CF5091"/>
    <w:rsid w:val="00CF7B9B"/>
    <w:rsid w:val="00D0284A"/>
    <w:rsid w:val="00D05175"/>
    <w:rsid w:val="00D07652"/>
    <w:rsid w:val="00D13910"/>
    <w:rsid w:val="00D16110"/>
    <w:rsid w:val="00D173FD"/>
    <w:rsid w:val="00D20833"/>
    <w:rsid w:val="00D21A0E"/>
    <w:rsid w:val="00D271E0"/>
    <w:rsid w:val="00D33F73"/>
    <w:rsid w:val="00D34683"/>
    <w:rsid w:val="00D45B4F"/>
    <w:rsid w:val="00D45CCD"/>
    <w:rsid w:val="00D541ED"/>
    <w:rsid w:val="00D544A9"/>
    <w:rsid w:val="00D56F6B"/>
    <w:rsid w:val="00D617FF"/>
    <w:rsid w:val="00D653CD"/>
    <w:rsid w:val="00D65EC4"/>
    <w:rsid w:val="00D6606D"/>
    <w:rsid w:val="00D77D2E"/>
    <w:rsid w:val="00D82058"/>
    <w:rsid w:val="00D836DD"/>
    <w:rsid w:val="00D860DE"/>
    <w:rsid w:val="00D94ACE"/>
    <w:rsid w:val="00D953D5"/>
    <w:rsid w:val="00DA08B9"/>
    <w:rsid w:val="00DA77D7"/>
    <w:rsid w:val="00DB40BE"/>
    <w:rsid w:val="00DB5226"/>
    <w:rsid w:val="00DB6770"/>
    <w:rsid w:val="00DB72B4"/>
    <w:rsid w:val="00DC55E8"/>
    <w:rsid w:val="00DC6CA9"/>
    <w:rsid w:val="00DD3A1C"/>
    <w:rsid w:val="00DE1788"/>
    <w:rsid w:val="00DE29CA"/>
    <w:rsid w:val="00DE2EFD"/>
    <w:rsid w:val="00DE4548"/>
    <w:rsid w:val="00DF07F0"/>
    <w:rsid w:val="00E0156D"/>
    <w:rsid w:val="00E0319A"/>
    <w:rsid w:val="00E14B9D"/>
    <w:rsid w:val="00E14CBB"/>
    <w:rsid w:val="00E15C85"/>
    <w:rsid w:val="00E16493"/>
    <w:rsid w:val="00E16C3D"/>
    <w:rsid w:val="00E21209"/>
    <w:rsid w:val="00E27F83"/>
    <w:rsid w:val="00E33A60"/>
    <w:rsid w:val="00E4114C"/>
    <w:rsid w:val="00E4120D"/>
    <w:rsid w:val="00E41F70"/>
    <w:rsid w:val="00E43064"/>
    <w:rsid w:val="00E4414F"/>
    <w:rsid w:val="00E54EFE"/>
    <w:rsid w:val="00E55579"/>
    <w:rsid w:val="00E55A63"/>
    <w:rsid w:val="00E56A86"/>
    <w:rsid w:val="00E71F0B"/>
    <w:rsid w:val="00E73F63"/>
    <w:rsid w:val="00E77D83"/>
    <w:rsid w:val="00E81E94"/>
    <w:rsid w:val="00E82B5F"/>
    <w:rsid w:val="00E83148"/>
    <w:rsid w:val="00E8473B"/>
    <w:rsid w:val="00E85413"/>
    <w:rsid w:val="00E90D9D"/>
    <w:rsid w:val="00E95FC4"/>
    <w:rsid w:val="00EA0A74"/>
    <w:rsid w:val="00EA0DE4"/>
    <w:rsid w:val="00EB0753"/>
    <w:rsid w:val="00EB13D3"/>
    <w:rsid w:val="00EB707C"/>
    <w:rsid w:val="00EB72C5"/>
    <w:rsid w:val="00EC04AA"/>
    <w:rsid w:val="00ED4BEE"/>
    <w:rsid w:val="00ED4FC5"/>
    <w:rsid w:val="00ED511C"/>
    <w:rsid w:val="00ED64C6"/>
    <w:rsid w:val="00ED6BFD"/>
    <w:rsid w:val="00ED755C"/>
    <w:rsid w:val="00EE23D1"/>
    <w:rsid w:val="00EE2E15"/>
    <w:rsid w:val="00EE2E2C"/>
    <w:rsid w:val="00EE4988"/>
    <w:rsid w:val="00EF0E54"/>
    <w:rsid w:val="00EF1427"/>
    <w:rsid w:val="00EF328C"/>
    <w:rsid w:val="00EF66F9"/>
    <w:rsid w:val="00F050E2"/>
    <w:rsid w:val="00F06E0C"/>
    <w:rsid w:val="00F15D73"/>
    <w:rsid w:val="00F16BDE"/>
    <w:rsid w:val="00F200E2"/>
    <w:rsid w:val="00F230EB"/>
    <w:rsid w:val="00F24A97"/>
    <w:rsid w:val="00F24BF0"/>
    <w:rsid w:val="00F26E3D"/>
    <w:rsid w:val="00F2755D"/>
    <w:rsid w:val="00F325D9"/>
    <w:rsid w:val="00F43EF8"/>
    <w:rsid w:val="00F43FB1"/>
    <w:rsid w:val="00F47CB3"/>
    <w:rsid w:val="00F519A1"/>
    <w:rsid w:val="00F55C40"/>
    <w:rsid w:val="00F56710"/>
    <w:rsid w:val="00F5761E"/>
    <w:rsid w:val="00F57A76"/>
    <w:rsid w:val="00F609A5"/>
    <w:rsid w:val="00F62ECD"/>
    <w:rsid w:val="00F63C82"/>
    <w:rsid w:val="00F6431D"/>
    <w:rsid w:val="00F64D2B"/>
    <w:rsid w:val="00F66132"/>
    <w:rsid w:val="00F6697D"/>
    <w:rsid w:val="00F66B97"/>
    <w:rsid w:val="00F679A1"/>
    <w:rsid w:val="00F73214"/>
    <w:rsid w:val="00F776AF"/>
    <w:rsid w:val="00F77980"/>
    <w:rsid w:val="00F80AFB"/>
    <w:rsid w:val="00F81EBC"/>
    <w:rsid w:val="00F91F44"/>
    <w:rsid w:val="00FA210B"/>
    <w:rsid w:val="00FA4527"/>
    <w:rsid w:val="00FA5522"/>
    <w:rsid w:val="00FB30FB"/>
    <w:rsid w:val="00FB5F25"/>
    <w:rsid w:val="00FC48C9"/>
    <w:rsid w:val="00FD41A2"/>
    <w:rsid w:val="00FE0D00"/>
    <w:rsid w:val="00FE35E9"/>
    <w:rsid w:val="00FE5793"/>
    <w:rsid w:val="00FE6C7F"/>
    <w:rsid w:val="00FF0161"/>
    <w:rsid w:val="00FF4919"/>
    <w:rsid w:val="00FF6285"/>
    <w:rsid w:val="00FF68D0"/>
    <w:rsid w:val="020295B0"/>
    <w:rsid w:val="03074613"/>
    <w:rsid w:val="0433260B"/>
    <w:rsid w:val="06397734"/>
    <w:rsid w:val="066C73BB"/>
    <w:rsid w:val="06B8BDBF"/>
    <w:rsid w:val="06F8D723"/>
    <w:rsid w:val="0EC87275"/>
    <w:rsid w:val="14E5C783"/>
    <w:rsid w:val="17958CDC"/>
    <w:rsid w:val="1A709BC1"/>
    <w:rsid w:val="1BCA7400"/>
    <w:rsid w:val="1D1C1330"/>
    <w:rsid w:val="1D1EAEED"/>
    <w:rsid w:val="1DAA3233"/>
    <w:rsid w:val="23052067"/>
    <w:rsid w:val="2346E369"/>
    <w:rsid w:val="2372F622"/>
    <w:rsid w:val="2439A984"/>
    <w:rsid w:val="26EACBCA"/>
    <w:rsid w:val="27AB0A78"/>
    <w:rsid w:val="27D934DD"/>
    <w:rsid w:val="280A70CA"/>
    <w:rsid w:val="2A2AB190"/>
    <w:rsid w:val="2A5B79DA"/>
    <w:rsid w:val="2E749511"/>
    <w:rsid w:val="2F9B6306"/>
    <w:rsid w:val="37582FDA"/>
    <w:rsid w:val="3791A326"/>
    <w:rsid w:val="3B2EF114"/>
    <w:rsid w:val="3D5875F3"/>
    <w:rsid w:val="3F90E9F6"/>
    <w:rsid w:val="4528BF2C"/>
    <w:rsid w:val="480A1B10"/>
    <w:rsid w:val="48875FCA"/>
    <w:rsid w:val="4A8951A7"/>
    <w:rsid w:val="4E180E08"/>
    <w:rsid w:val="4EEB8732"/>
    <w:rsid w:val="506C9DF3"/>
    <w:rsid w:val="506F71D2"/>
    <w:rsid w:val="5359A86B"/>
    <w:rsid w:val="557D7D13"/>
    <w:rsid w:val="55E7A34F"/>
    <w:rsid w:val="59004F6F"/>
    <w:rsid w:val="5BB109E4"/>
    <w:rsid w:val="5F8678E5"/>
    <w:rsid w:val="61060B91"/>
    <w:rsid w:val="6343D677"/>
    <w:rsid w:val="65100C84"/>
    <w:rsid w:val="656458E0"/>
    <w:rsid w:val="6582BAB6"/>
    <w:rsid w:val="66DCCD9A"/>
    <w:rsid w:val="6797D886"/>
    <w:rsid w:val="68BF1496"/>
    <w:rsid w:val="69610040"/>
    <w:rsid w:val="69F4DF58"/>
    <w:rsid w:val="6BAAAF34"/>
    <w:rsid w:val="6D1AA741"/>
    <w:rsid w:val="6FBB4EAF"/>
    <w:rsid w:val="7223E75D"/>
    <w:rsid w:val="72D6DFA1"/>
    <w:rsid w:val="730CAF02"/>
    <w:rsid w:val="76497550"/>
    <w:rsid w:val="778269E0"/>
    <w:rsid w:val="78032DEE"/>
    <w:rsid w:val="7D58210E"/>
    <w:rsid w:val="7DCA33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9C8B0A"/>
  <w15:docId w15:val="{9DECA9E7-0C57-4E59-A817-999833C1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734DE9"/>
    <w:pPr>
      <w:widowControl w:val="0"/>
      <w:jc w:val="both"/>
    </w:pPr>
    <w:rPr>
      <w:rFonts w:ascii="Century" w:hAnsi="Century" w:eastAsia="ＭＳ 明朝" w:cs="Times New Roman"/>
    </w:rPr>
  </w:style>
  <w:style w:type="paragraph" w:styleId="3">
    <w:name w:val="heading 3"/>
    <w:basedOn w:val="a"/>
    <w:link w:val="30"/>
    <w:uiPriority w:val="9"/>
    <w:qFormat/>
    <w:rsid w:val="00AA4F7A"/>
    <w:pPr>
      <w:widowControl/>
      <w:spacing w:before="100" w:beforeAutospacing="1" w:after="100" w:afterAutospacing="1"/>
      <w:jc w:val="left"/>
      <w:outlineLvl w:val="2"/>
    </w:pPr>
    <w:rPr>
      <w:rFonts w:ascii="ＭＳ Ｐゴシック" w:hAnsi="ＭＳ Ｐゴシック" w:eastAsia="ＭＳ Ｐゴシック" w:cs="ＭＳ Ｐゴシック"/>
      <w:b/>
      <w:bCs/>
      <w:kern w:val="0"/>
      <w:sz w:val="27"/>
      <w:szCs w:val="27"/>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normaltextrun" w:customStyle="1">
    <w:name w:val="normaltextrun"/>
    <w:basedOn w:val="a0"/>
    <w:rsid w:val="00734DE9"/>
  </w:style>
  <w:style w:type="paragraph" w:styleId="a3">
    <w:name w:val="List Paragraph"/>
    <w:basedOn w:val="a"/>
    <w:uiPriority w:val="34"/>
    <w:qFormat/>
    <w:rsid w:val="00734DE9"/>
    <w:pPr>
      <w:ind w:left="840" w:leftChars="400"/>
    </w:pPr>
  </w:style>
  <w:style w:type="character" w:styleId="a4">
    <w:name w:val="Hyperlink"/>
    <w:basedOn w:val="a0"/>
    <w:uiPriority w:val="99"/>
    <w:unhideWhenUsed/>
    <w:rsid w:val="00DB5226"/>
    <w:rPr>
      <w:color w:val="0563C1" w:themeColor="hyperlink"/>
      <w:u w:val="single"/>
    </w:rPr>
  </w:style>
  <w:style w:type="character" w:styleId="a5">
    <w:name w:val="Unresolved Mention"/>
    <w:basedOn w:val="a0"/>
    <w:uiPriority w:val="99"/>
    <w:semiHidden/>
    <w:unhideWhenUsed/>
    <w:rsid w:val="00DB5226"/>
    <w:rPr>
      <w:color w:val="605E5C"/>
      <w:shd w:val="clear" w:color="auto" w:fill="E1DFDD"/>
    </w:rPr>
  </w:style>
  <w:style w:type="paragraph" w:styleId="Web">
    <w:name w:val="Normal (Web)"/>
    <w:basedOn w:val="a"/>
    <w:uiPriority w:val="99"/>
    <w:semiHidden/>
    <w:unhideWhenUsed/>
    <w:rsid w:val="00B518C6"/>
    <w:rPr>
      <w:rFonts w:ascii="Times New Roman" w:hAnsi="Times New Roman"/>
      <w:sz w:val="24"/>
    </w:rPr>
  </w:style>
  <w:style w:type="character" w:styleId="a6">
    <w:name w:val="Placeholder Text"/>
    <w:basedOn w:val="a0"/>
    <w:uiPriority w:val="99"/>
    <w:semiHidden/>
    <w:rsid w:val="00AD6725"/>
    <w:rPr>
      <w:color w:val="666666"/>
    </w:rPr>
  </w:style>
  <w:style w:type="character" w:styleId="30" w:customStyle="1">
    <w:name w:val="見出し 3 (文字)"/>
    <w:basedOn w:val="a0"/>
    <w:link w:val="3"/>
    <w:uiPriority w:val="9"/>
    <w:rsid w:val="00AA4F7A"/>
    <w:rPr>
      <w:rFonts w:ascii="ＭＳ Ｐゴシック" w:hAnsi="ＭＳ Ｐゴシック" w:eastAsia="ＭＳ Ｐゴシック" w:cs="ＭＳ Ｐゴシック"/>
      <w:b/>
      <w:bCs/>
      <w:kern w:val="0"/>
      <w:sz w:val="27"/>
      <w:szCs w:val="27"/>
    </w:rPr>
  </w:style>
  <w:style w:type="character" w:styleId="a7">
    <w:name w:val="FollowedHyperlink"/>
    <w:basedOn w:val="a0"/>
    <w:uiPriority w:val="99"/>
    <w:semiHidden/>
    <w:unhideWhenUsed/>
    <w:rsid w:val="00AA4F7A"/>
    <w:rPr>
      <w:color w:val="954F72" w:themeColor="followedHyperlink"/>
      <w:u w:val="single"/>
    </w:rPr>
  </w:style>
  <w:style w:type="paragraph" w:styleId="a8">
    <w:name w:val="caption"/>
    <w:basedOn w:val="a"/>
    <w:next w:val="a"/>
    <w:uiPriority w:val="35"/>
    <w:unhideWhenUsed/>
    <w:qFormat/>
    <w:rsid w:val="00B86C84"/>
    <w:rPr>
      <w:b/>
      <w:bCs/>
      <w:szCs w:val="21"/>
    </w:rPr>
  </w:style>
  <w:style w:type="paragraph" w:styleId="a9">
    <w:name w:val="header"/>
    <w:basedOn w:val="a"/>
    <w:link w:val="aa"/>
    <w:uiPriority w:val="99"/>
    <w:unhideWhenUsed/>
    <w:rsid w:val="007E45E4"/>
    <w:pPr>
      <w:tabs>
        <w:tab w:val="center" w:pos="4252"/>
        <w:tab w:val="right" w:pos="8504"/>
      </w:tabs>
      <w:snapToGrid w:val="0"/>
    </w:pPr>
  </w:style>
  <w:style w:type="character" w:styleId="aa" w:customStyle="1">
    <w:name w:val="ヘッダー (文字)"/>
    <w:basedOn w:val="a0"/>
    <w:link w:val="a9"/>
    <w:uiPriority w:val="99"/>
    <w:rsid w:val="007E45E4"/>
    <w:rPr>
      <w:rFonts w:ascii="Century" w:hAnsi="Century" w:eastAsia="ＭＳ 明朝" w:cs="Times New Roman"/>
    </w:rPr>
  </w:style>
  <w:style w:type="paragraph" w:styleId="ab">
    <w:name w:val="footer"/>
    <w:basedOn w:val="a"/>
    <w:link w:val="ac"/>
    <w:uiPriority w:val="99"/>
    <w:unhideWhenUsed/>
    <w:rsid w:val="007E45E4"/>
    <w:pPr>
      <w:tabs>
        <w:tab w:val="center" w:pos="4252"/>
        <w:tab w:val="right" w:pos="8504"/>
      </w:tabs>
      <w:snapToGrid w:val="0"/>
    </w:pPr>
  </w:style>
  <w:style w:type="character" w:styleId="ac" w:customStyle="1">
    <w:name w:val="フッター (文字)"/>
    <w:basedOn w:val="a0"/>
    <w:link w:val="ab"/>
    <w:uiPriority w:val="99"/>
    <w:rsid w:val="007E45E4"/>
    <w:rPr>
      <w:rFonts w:ascii="Century" w:hAnsi="Century" w:eastAsia="ＭＳ 明朝" w:cs="Times New Roman"/>
    </w:rPr>
  </w:style>
  <w:style w:type="table" w:styleId="ad">
    <w:name w:val="Table Grid"/>
    <w:basedOn w:val="a1"/>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84227">
      <w:bodyDiv w:val="1"/>
      <w:marLeft w:val="0"/>
      <w:marRight w:val="0"/>
      <w:marTop w:val="0"/>
      <w:marBottom w:val="0"/>
      <w:divBdr>
        <w:top w:val="none" w:sz="0" w:space="0" w:color="auto"/>
        <w:left w:val="none" w:sz="0" w:space="0" w:color="auto"/>
        <w:bottom w:val="none" w:sz="0" w:space="0" w:color="auto"/>
        <w:right w:val="none" w:sz="0" w:space="0" w:color="auto"/>
      </w:divBdr>
      <w:divsChild>
        <w:div w:id="1006327012">
          <w:marLeft w:val="0"/>
          <w:marRight w:val="0"/>
          <w:marTop w:val="0"/>
          <w:marBottom w:val="0"/>
          <w:divBdr>
            <w:top w:val="none" w:sz="0" w:space="0" w:color="auto"/>
            <w:left w:val="none" w:sz="0" w:space="0" w:color="auto"/>
            <w:bottom w:val="none" w:sz="0" w:space="0" w:color="auto"/>
            <w:right w:val="none" w:sz="0" w:space="0" w:color="auto"/>
          </w:divBdr>
        </w:div>
        <w:div w:id="1404986799">
          <w:marLeft w:val="0"/>
          <w:marRight w:val="0"/>
          <w:marTop w:val="0"/>
          <w:marBottom w:val="0"/>
          <w:divBdr>
            <w:top w:val="none" w:sz="0" w:space="0" w:color="auto"/>
            <w:left w:val="none" w:sz="0" w:space="0" w:color="auto"/>
            <w:bottom w:val="none" w:sz="0" w:space="0" w:color="auto"/>
            <w:right w:val="none" w:sz="0" w:space="0" w:color="auto"/>
          </w:divBdr>
        </w:div>
      </w:divsChild>
    </w:div>
    <w:div w:id="244919466">
      <w:bodyDiv w:val="1"/>
      <w:marLeft w:val="0"/>
      <w:marRight w:val="0"/>
      <w:marTop w:val="0"/>
      <w:marBottom w:val="0"/>
      <w:divBdr>
        <w:top w:val="none" w:sz="0" w:space="0" w:color="auto"/>
        <w:left w:val="none" w:sz="0" w:space="0" w:color="auto"/>
        <w:bottom w:val="none" w:sz="0" w:space="0" w:color="auto"/>
        <w:right w:val="none" w:sz="0" w:space="0" w:color="auto"/>
      </w:divBdr>
    </w:div>
    <w:div w:id="312803594">
      <w:bodyDiv w:val="1"/>
      <w:marLeft w:val="0"/>
      <w:marRight w:val="0"/>
      <w:marTop w:val="0"/>
      <w:marBottom w:val="0"/>
      <w:divBdr>
        <w:top w:val="none" w:sz="0" w:space="0" w:color="auto"/>
        <w:left w:val="none" w:sz="0" w:space="0" w:color="auto"/>
        <w:bottom w:val="none" w:sz="0" w:space="0" w:color="auto"/>
        <w:right w:val="none" w:sz="0" w:space="0" w:color="auto"/>
      </w:divBdr>
    </w:div>
    <w:div w:id="419837341">
      <w:bodyDiv w:val="1"/>
      <w:marLeft w:val="0"/>
      <w:marRight w:val="0"/>
      <w:marTop w:val="0"/>
      <w:marBottom w:val="0"/>
      <w:divBdr>
        <w:top w:val="none" w:sz="0" w:space="0" w:color="auto"/>
        <w:left w:val="none" w:sz="0" w:space="0" w:color="auto"/>
        <w:bottom w:val="none" w:sz="0" w:space="0" w:color="auto"/>
        <w:right w:val="none" w:sz="0" w:space="0" w:color="auto"/>
      </w:divBdr>
    </w:div>
    <w:div w:id="457064577">
      <w:bodyDiv w:val="1"/>
      <w:marLeft w:val="0"/>
      <w:marRight w:val="0"/>
      <w:marTop w:val="0"/>
      <w:marBottom w:val="0"/>
      <w:divBdr>
        <w:top w:val="none" w:sz="0" w:space="0" w:color="auto"/>
        <w:left w:val="none" w:sz="0" w:space="0" w:color="auto"/>
        <w:bottom w:val="none" w:sz="0" w:space="0" w:color="auto"/>
        <w:right w:val="none" w:sz="0" w:space="0" w:color="auto"/>
      </w:divBdr>
      <w:divsChild>
        <w:div w:id="769855093">
          <w:marLeft w:val="0"/>
          <w:marRight w:val="0"/>
          <w:marTop w:val="0"/>
          <w:marBottom w:val="0"/>
          <w:divBdr>
            <w:top w:val="none" w:sz="0" w:space="0" w:color="auto"/>
            <w:left w:val="none" w:sz="0" w:space="0" w:color="auto"/>
            <w:bottom w:val="none" w:sz="0" w:space="0" w:color="auto"/>
            <w:right w:val="none" w:sz="0" w:space="0" w:color="auto"/>
          </w:divBdr>
        </w:div>
        <w:div w:id="871769522">
          <w:marLeft w:val="0"/>
          <w:marRight w:val="0"/>
          <w:marTop w:val="0"/>
          <w:marBottom w:val="0"/>
          <w:divBdr>
            <w:top w:val="none" w:sz="0" w:space="0" w:color="auto"/>
            <w:left w:val="none" w:sz="0" w:space="0" w:color="auto"/>
            <w:bottom w:val="none" w:sz="0" w:space="0" w:color="auto"/>
            <w:right w:val="none" w:sz="0" w:space="0" w:color="auto"/>
          </w:divBdr>
        </w:div>
      </w:divsChild>
    </w:div>
    <w:div w:id="624895522">
      <w:bodyDiv w:val="1"/>
      <w:marLeft w:val="0"/>
      <w:marRight w:val="0"/>
      <w:marTop w:val="0"/>
      <w:marBottom w:val="0"/>
      <w:divBdr>
        <w:top w:val="none" w:sz="0" w:space="0" w:color="auto"/>
        <w:left w:val="none" w:sz="0" w:space="0" w:color="auto"/>
        <w:bottom w:val="none" w:sz="0" w:space="0" w:color="auto"/>
        <w:right w:val="none" w:sz="0" w:space="0" w:color="auto"/>
      </w:divBdr>
      <w:divsChild>
        <w:div w:id="1033076732">
          <w:marLeft w:val="0"/>
          <w:marRight w:val="0"/>
          <w:marTop w:val="0"/>
          <w:marBottom w:val="0"/>
          <w:divBdr>
            <w:top w:val="none" w:sz="0" w:space="0" w:color="auto"/>
            <w:left w:val="none" w:sz="0" w:space="0" w:color="auto"/>
            <w:bottom w:val="none" w:sz="0" w:space="0" w:color="auto"/>
            <w:right w:val="none" w:sz="0" w:space="0" w:color="auto"/>
          </w:divBdr>
        </w:div>
        <w:div w:id="1627271680">
          <w:marLeft w:val="0"/>
          <w:marRight w:val="0"/>
          <w:marTop w:val="0"/>
          <w:marBottom w:val="0"/>
          <w:divBdr>
            <w:top w:val="none" w:sz="0" w:space="0" w:color="auto"/>
            <w:left w:val="none" w:sz="0" w:space="0" w:color="auto"/>
            <w:bottom w:val="none" w:sz="0" w:space="0" w:color="auto"/>
            <w:right w:val="none" w:sz="0" w:space="0" w:color="auto"/>
          </w:divBdr>
        </w:div>
      </w:divsChild>
    </w:div>
    <w:div w:id="1024095626">
      <w:bodyDiv w:val="1"/>
      <w:marLeft w:val="0"/>
      <w:marRight w:val="0"/>
      <w:marTop w:val="0"/>
      <w:marBottom w:val="0"/>
      <w:divBdr>
        <w:top w:val="none" w:sz="0" w:space="0" w:color="auto"/>
        <w:left w:val="none" w:sz="0" w:space="0" w:color="auto"/>
        <w:bottom w:val="none" w:sz="0" w:space="0" w:color="auto"/>
        <w:right w:val="none" w:sz="0" w:space="0" w:color="auto"/>
      </w:divBdr>
      <w:divsChild>
        <w:div w:id="276983407">
          <w:marLeft w:val="0"/>
          <w:marRight w:val="0"/>
          <w:marTop w:val="0"/>
          <w:marBottom w:val="0"/>
          <w:divBdr>
            <w:top w:val="none" w:sz="0" w:space="0" w:color="auto"/>
            <w:left w:val="none" w:sz="0" w:space="0" w:color="auto"/>
            <w:bottom w:val="none" w:sz="0" w:space="0" w:color="auto"/>
            <w:right w:val="none" w:sz="0" w:space="0" w:color="auto"/>
          </w:divBdr>
        </w:div>
        <w:div w:id="1095512214">
          <w:marLeft w:val="0"/>
          <w:marRight w:val="0"/>
          <w:marTop w:val="0"/>
          <w:marBottom w:val="0"/>
          <w:divBdr>
            <w:top w:val="none" w:sz="0" w:space="0" w:color="auto"/>
            <w:left w:val="none" w:sz="0" w:space="0" w:color="auto"/>
            <w:bottom w:val="none" w:sz="0" w:space="0" w:color="auto"/>
            <w:right w:val="none" w:sz="0" w:space="0" w:color="auto"/>
          </w:divBdr>
        </w:div>
      </w:divsChild>
    </w:div>
    <w:div w:id="1075936192">
      <w:bodyDiv w:val="1"/>
      <w:marLeft w:val="0"/>
      <w:marRight w:val="0"/>
      <w:marTop w:val="0"/>
      <w:marBottom w:val="0"/>
      <w:divBdr>
        <w:top w:val="none" w:sz="0" w:space="0" w:color="auto"/>
        <w:left w:val="none" w:sz="0" w:space="0" w:color="auto"/>
        <w:bottom w:val="none" w:sz="0" w:space="0" w:color="auto"/>
        <w:right w:val="none" w:sz="0" w:space="0" w:color="auto"/>
      </w:divBdr>
    </w:div>
    <w:div w:id="1085758467">
      <w:bodyDiv w:val="1"/>
      <w:marLeft w:val="0"/>
      <w:marRight w:val="0"/>
      <w:marTop w:val="0"/>
      <w:marBottom w:val="0"/>
      <w:divBdr>
        <w:top w:val="none" w:sz="0" w:space="0" w:color="auto"/>
        <w:left w:val="none" w:sz="0" w:space="0" w:color="auto"/>
        <w:bottom w:val="none" w:sz="0" w:space="0" w:color="auto"/>
        <w:right w:val="none" w:sz="0" w:space="0" w:color="auto"/>
      </w:divBdr>
    </w:div>
    <w:div w:id="1100106396">
      <w:bodyDiv w:val="1"/>
      <w:marLeft w:val="0"/>
      <w:marRight w:val="0"/>
      <w:marTop w:val="0"/>
      <w:marBottom w:val="0"/>
      <w:divBdr>
        <w:top w:val="none" w:sz="0" w:space="0" w:color="auto"/>
        <w:left w:val="none" w:sz="0" w:space="0" w:color="auto"/>
        <w:bottom w:val="none" w:sz="0" w:space="0" w:color="auto"/>
        <w:right w:val="none" w:sz="0" w:space="0" w:color="auto"/>
      </w:divBdr>
    </w:div>
    <w:div w:id="1116950008">
      <w:bodyDiv w:val="1"/>
      <w:marLeft w:val="0"/>
      <w:marRight w:val="0"/>
      <w:marTop w:val="0"/>
      <w:marBottom w:val="0"/>
      <w:divBdr>
        <w:top w:val="none" w:sz="0" w:space="0" w:color="auto"/>
        <w:left w:val="none" w:sz="0" w:space="0" w:color="auto"/>
        <w:bottom w:val="none" w:sz="0" w:space="0" w:color="auto"/>
        <w:right w:val="none" w:sz="0" w:space="0" w:color="auto"/>
      </w:divBdr>
    </w:div>
    <w:div w:id="1393967420">
      <w:bodyDiv w:val="1"/>
      <w:marLeft w:val="0"/>
      <w:marRight w:val="0"/>
      <w:marTop w:val="0"/>
      <w:marBottom w:val="0"/>
      <w:divBdr>
        <w:top w:val="none" w:sz="0" w:space="0" w:color="auto"/>
        <w:left w:val="none" w:sz="0" w:space="0" w:color="auto"/>
        <w:bottom w:val="none" w:sz="0" w:space="0" w:color="auto"/>
        <w:right w:val="none" w:sz="0" w:space="0" w:color="auto"/>
      </w:divBdr>
      <w:divsChild>
        <w:div w:id="777337888">
          <w:marLeft w:val="0"/>
          <w:marRight w:val="0"/>
          <w:marTop w:val="0"/>
          <w:marBottom w:val="0"/>
          <w:divBdr>
            <w:top w:val="none" w:sz="0" w:space="0" w:color="auto"/>
            <w:left w:val="none" w:sz="0" w:space="0" w:color="auto"/>
            <w:bottom w:val="none" w:sz="0" w:space="0" w:color="auto"/>
            <w:right w:val="none" w:sz="0" w:space="0" w:color="auto"/>
          </w:divBdr>
        </w:div>
        <w:div w:id="948663977">
          <w:marLeft w:val="0"/>
          <w:marRight w:val="0"/>
          <w:marTop w:val="0"/>
          <w:marBottom w:val="0"/>
          <w:divBdr>
            <w:top w:val="none" w:sz="0" w:space="0" w:color="auto"/>
            <w:left w:val="none" w:sz="0" w:space="0" w:color="auto"/>
            <w:bottom w:val="none" w:sz="0" w:space="0" w:color="auto"/>
            <w:right w:val="none" w:sz="0" w:space="0" w:color="auto"/>
          </w:divBdr>
        </w:div>
      </w:divsChild>
    </w:div>
    <w:div w:id="1651707483">
      <w:bodyDiv w:val="1"/>
      <w:marLeft w:val="0"/>
      <w:marRight w:val="0"/>
      <w:marTop w:val="0"/>
      <w:marBottom w:val="0"/>
      <w:divBdr>
        <w:top w:val="none" w:sz="0" w:space="0" w:color="auto"/>
        <w:left w:val="none" w:sz="0" w:space="0" w:color="auto"/>
        <w:bottom w:val="none" w:sz="0" w:space="0" w:color="auto"/>
        <w:right w:val="none" w:sz="0" w:space="0" w:color="auto"/>
      </w:divBdr>
    </w:div>
    <w:div w:id="1664701082">
      <w:bodyDiv w:val="1"/>
      <w:marLeft w:val="0"/>
      <w:marRight w:val="0"/>
      <w:marTop w:val="0"/>
      <w:marBottom w:val="0"/>
      <w:divBdr>
        <w:top w:val="none" w:sz="0" w:space="0" w:color="auto"/>
        <w:left w:val="none" w:sz="0" w:space="0" w:color="auto"/>
        <w:bottom w:val="none" w:sz="0" w:space="0" w:color="auto"/>
        <w:right w:val="none" w:sz="0" w:space="0" w:color="auto"/>
      </w:divBdr>
    </w:div>
    <w:div w:id="1820030281">
      <w:bodyDiv w:val="1"/>
      <w:marLeft w:val="0"/>
      <w:marRight w:val="0"/>
      <w:marTop w:val="0"/>
      <w:marBottom w:val="0"/>
      <w:divBdr>
        <w:top w:val="none" w:sz="0" w:space="0" w:color="auto"/>
        <w:left w:val="none" w:sz="0" w:space="0" w:color="auto"/>
        <w:bottom w:val="none" w:sz="0" w:space="0" w:color="auto"/>
        <w:right w:val="none" w:sz="0" w:space="0" w:color="auto"/>
      </w:divBdr>
    </w:div>
    <w:div w:id="1893881147">
      <w:bodyDiv w:val="1"/>
      <w:marLeft w:val="0"/>
      <w:marRight w:val="0"/>
      <w:marTop w:val="0"/>
      <w:marBottom w:val="0"/>
      <w:divBdr>
        <w:top w:val="none" w:sz="0" w:space="0" w:color="auto"/>
        <w:left w:val="none" w:sz="0" w:space="0" w:color="auto"/>
        <w:bottom w:val="none" w:sz="0" w:space="0" w:color="auto"/>
        <w:right w:val="none" w:sz="0" w:space="0" w:color="auto"/>
      </w:divBdr>
    </w:div>
    <w:div w:id="1907566132">
      <w:bodyDiv w:val="1"/>
      <w:marLeft w:val="0"/>
      <w:marRight w:val="0"/>
      <w:marTop w:val="0"/>
      <w:marBottom w:val="0"/>
      <w:divBdr>
        <w:top w:val="none" w:sz="0" w:space="0" w:color="auto"/>
        <w:left w:val="none" w:sz="0" w:space="0" w:color="auto"/>
        <w:bottom w:val="none" w:sz="0" w:space="0" w:color="auto"/>
        <w:right w:val="none" w:sz="0" w:space="0" w:color="auto"/>
      </w:divBdr>
      <w:divsChild>
        <w:div w:id="893348694">
          <w:marLeft w:val="0"/>
          <w:marRight w:val="0"/>
          <w:marTop w:val="0"/>
          <w:marBottom w:val="0"/>
          <w:divBdr>
            <w:top w:val="none" w:sz="0" w:space="0" w:color="auto"/>
            <w:left w:val="none" w:sz="0" w:space="0" w:color="auto"/>
            <w:bottom w:val="none" w:sz="0" w:space="0" w:color="auto"/>
            <w:right w:val="none" w:sz="0" w:space="0" w:color="auto"/>
          </w:divBdr>
        </w:div>
        <w:div w:id="1224099766">
          <w:marLeft w:val="0"/>
          <w:marRight w:val="0"/>
          <w:marTop w:val="0"/>
          <w:marBottom w:val="0"/>
          <w:divBdr>
            <w:top w:val="none" w:sz="0" w:space="0" w:color="auto"/>
            <w:left w:val="none" w:sz="0" w:space="0" w:color="auto"/>
            <w:bottom w:val="none" w:sz="0" w:space="0" w:color="auto"/>
            <w:right w:val="none" w:sz="0" w:space="0" w:color="auto"/>
          </w:divBdr>
        </w:div>
      </w:divsChild>
    </w:div>
    <w:div w:id="2019842142">
      <w:bodyDiv w:val="1"/>
      <w:marLeft w:val="0"/>
      <w:marRight w:val="0"/>
      <w:marTop w:val="0"/>
      <w:marBottom w:val="0"/>
      <w:divBdr>
        <w:top w:val="none" w:sz="0" w:space="0" w:color="auto"/>
        <w:left w:val="none" w:sz="0" w:space="0" w:color="auto"/>
        <w:bottom w:val="none" w:sz="0" w:space="0" w:color="auto"/>
        <w:right w:val="none" w:sz="0" w:space="0" w:color="auto"/>
      </w:divBdr>
    </w:div>
    <w:div w:id="2037580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image" Target="/media/image.jpg" Id="rId1307045235" /><Relationship Type="http://schemas.openxmlformats.org/officeDocument/2006/relationships/image" Target="/media/image2.jpg" Id="rId188001653"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4E2C9-C639-4125-AB59-4BA319231E19}">
  <ds:schemaRefs>
    <ds:schemaRef ds:uri="http://schemas.microsoft.com/office/2006/metadata/properties"/>
    <ds:schemaRef ds:uri="http://schemas.microsoft.com/office/infopath/2007/PartnerControls"/>
    <ds:schemaRef ds:uri="cebf745d-e51e-41ef-a1f1-27fce0363cfd"/>
    <ds:schemaRef ds:uri="741f8599-2caa-4da6-a5b0-7d6ff7a9f30b"/>
  </ds:schemaRefs>
</ds:datastoreItem>
</file>

<file path=customXml/itemProps2.xml><?xml version="1.0" encoding="utf-8"?>
<ds:datastoreItem xmlns:ds="http://schemas.openxmlformats.org/officeDocument/2006/customXml" ds:itemID="{8EB42FF4-C87D-4289-8105-C3DCB6F527CB}"/>
</file>

<file path=customXml/itemProps3.xml><?xml version="1.0" encoding="utf-8"?>
<ds:datastoreItem xmlns:ds="http://schemas.openxmlformats.org/officeDocument/2006/customXml" ds:itemID="{4C9A7062-2949-40DB-AD05-4C1E04A37505}">
  <ds:schemaRefs>
    <ds:schemaRef ds:uri="http://schemas.microsoft.com/sharepoint/v3/contenttype/forms"/>
  </ds:schemaRefs>
</ds:datastoreItem>
</file>

<file path=customXml/itemProps4.xml><?xml version="1.0" encoding="utf-8"?>
<ds:datastoreItem xmlns:ds="http://schemas.openxmlformats.org/officeDocument/2006/customXml" ds:itemID="{589B0AF7-C478-5440-9887-7DBC56C2E92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由大 山内</dc:creator>
  <keywords/>
  <dc:description/>
  <lastModifiedBy>清水　紘輔</lastModifiedBy>
  <revision>322</revision>
  <lastPrinted>2024-11-19T20:05:00.0000000Z</lastPrinted>
  <dcterms:created xsi:type="dcterms:W3CDTF">2024-11-19T20:05:00.0000000Z</dcterms:created>
  <dcterms:modified xsi:type="dcterms:W3CDTF">2026-01-16T06:02:41.8888566Z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y fmtid="{D5CDD505-2E9C-101B-9397-08002B2CF9AE}" pid="3" name="MediaServiceImageTags">
    <vt:lpwstr/>
  </property>
</Properties>
</file>