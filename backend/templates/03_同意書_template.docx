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ook w:val="01E0" w:firstRow="1" w:lastRow="1" w:firstColumn="1" w:lastColumn="1" w:noHBand="0" w:noVBand="0"/>
      </w:tblPr>
      <w:tblGrid>
        <w:gridCol w:w="10440"/>
      </w:tblGrid>
      <w:tr w:rsidRPr="00B1479A" w:rsidR="00B1479A" w:rsidTr="7B9682A7" w14:paraId="7FD46497" w14:textId="77777777">
        <w:trPr>
          <w:trHeight w:val="8886"/>
        </w:trPr>
        <w:tc>
          <w:tcPr>
            <w:tcW w:w="10440" w:type="dxa"/>
            <w:tcBorders>
              <w:bottom w:val="single" w:color="auto" w:sz="18" w:space="0"/>
            </w:tcBorders>
            <w:tcMar/>
          </w:tcPr>
          <w:p w:rsidRPr="00B1479A" w:rsidR="0093754E" w:rsidP="00FC0C16" w:rsidRDefault="0093754E" w14:paraId="00730564" w14:textId="77777777">
            <w:pPr>
              <w:rPr>
                <w:rFonts w:ascii="ＭＳ 明朝" w:hAnsi="ＭＳ 明朝"/>
                <w:sz w:val="22"/>
                <w:szCs w:val="22"/>
              </w:rPr>
            </w:pPr>
            <w:r w:rsidRPr="00B1479A">
              <w:rPr>
                <w:rFonts w:hint="eastAsia" w:ascii="ＭＳ 明朝" w:hAnsi="ＭＳ 明朝"/>
                <w:szCs w:val="21"/>
              </w:rPr>
              <w:t xml:space="preserve">　　　　　　　　　　　　　　　　</w:t>
            </w:r>
            <w:r w:rsidRPr="00B1479A" w:rsidR="00DB7F12">
              <w:rPr>
                <w:rFonts w:hint="eastAsia" w:ascii="ＭＳ 明朝" w:hAnsi="ＭＳ 明朝"/>
                <w:szCs w:val="21"/>
              </w:rPr>
              <w:t xml:space="preserve">　</w:t>
            </w:r>
            <w:r w:rsidRPr="00B1479A">
              <w:rPr>
                <w:rFonts w:hint="eastAsia" w:ascii="ＭＳ 明朝" w:hAnsi="ＭＳ 明朝"/>
                <w:szCs w:val="21"/>
              </w:rPr>
              <w:t xml:space="preserve">　　</w:t>
            </w:r>
            <w:r w:rsidRPr="00B1479A">
              <w:rPr>
                <w:rFonts w:hint="eastAsia" w:ascii="ＭＳ 明朝" w:hAnsi="ＭＳ 明朝"/>
                <w:sz w:val="22"/>
                <w:szCs w:val="22"/>
              </w:rPr>
              <w:t xml:space="preserve">　同　　意　　書</w:t>
            </w:r>
          </w:p>
          <w:p w:rsidRPr="00B1479A" w:rsidR="0093754E" w:rsidP="00FC0C16" w:rsidRDefault="0093754E" w14:paraId="57A27F87" w14:textId="77777777">
            <w:pPr>
              <w:rPr>
                <w:rFonts w:ascii="ＭＳ 明朝" w:hAnsi="ＭＳ 明朝"/>
                <w:sz w:val="22"/>
                <w:szCs w:val="22"/>
              </w:rPr>
            </w:pPr>
          </w:p>
          <w:p w:rsidRPr="00B1479A" w:rsidR="0093754E" w:rsidP="00FC0C16" w:rsidRDefault="0093754E" w14:paraId="100352B6" w14:textId="77777777">
            <w:pPr>
              <w:rPr>
                <w:rFonts w:ascii="ＭＳ 明朝" w:hAnsi="ＭＳ 明朝"/>
                <w:sz w:val="22"/>
                <w:szCs w:val="22"/>
              </w:rPr>
            </w:pPr>
            <w:r w:rsidRPr="00B1479A">
              <w:rPr>
                <w:rFonts w:hint="eastAsia" w:ascii="ＭＳ 明朝" w:hAnsi="ＭＳ 明朝"/>
                <w:sz w:val="22"/>
                <w:szCs w:val="22"/>
              </w:rPr>
              <w:t xml:space="preserve">　　筑波大学システム情報系長　殿</w:t>
            </w:r>
          </w:p>
          <w:p w:rsidR="7B9682A7" w:rsidP="7B9682A7" w:rsidRDefault="7B9682A7" w14:paraId="21D032B7" w14:textId="0483C5A3">
            <w:pPr>
              <w:pStyle w:val="a"/>
              <w:rPr>
                <w:rFonts w:ascii="ＭＳ 明朝" w:hAnsi="ＭＳ 明朝"/>
                <w:sz w:val="22"/>
                <w:szCs w:val="22"/>
              </w:rPr>
            </w:pPr>
          </w:p>
          <w:p w:rsidRPr="00B1479A" w:rsidR="0093754E" w:rsidP="7B9682A7" w:rsidRDefault="0093754E" w14:paraId="1CDD60A6" w14:textId="10FF25F3">
            <w:pPr>
              <w:ind w:left="220" w:leftChars="105" w:firstLine="220" w:firstLineChars="100"/>
              <w:rPr>
                <w:rFonts w:ascii="ＭＳ 明朝" w:hAnsi="ＭＳ 明朝"/>
                <w:sz w:val="22"/>
                <w:szCs w:val="22"/>
              </w:rPr>
            </w:pPr>
            <w:r w:rsidRPr="7B9682A7" w:rsidR="19D62FB9">
              <w:rPr>
                <w:rFonts w:ascii="ＭＳ 明朝" w:hAnsi="ＭＳ 明朝"/>
                <w:sz w:val="22"/>
                <w:szCs w:val="22"/>
              </w:rPr>
              <w:t>私は、「課題名：粒状ジャミングバッグの剛性勾配による擬似傾斜知覚の基礎検討」について、研究の目的、方法、研究対象者の必要性、参加に伴うリスクと安全性、危険回避の方法、個人情報の保護およびデータ管理について十分な説明を受け、理解しました。</w:t>
            </w:r>
          </w:p>
          <w:p w:rsidRPr="00B1479A" w:rsidR="0093754E" w:rsidP="00A133AA" w:rsidRDefault="0093754E" w14:paraId="55F954E0" w14:textId="29203279">
            <w:pPr>
              <w:ind w:left="220" w:leftChars="105" w:firstLine="220" w:firstLineChars="100"/>
              <w:rPr>
                <w:rFonts w:ascii="ＭＳ 明朝" w:hAnsi="ＭＳ 明朝"/>
                <w:sz w:val="22"/>
                <w:szCs w:val="22"/>
              </w:rPr>
            </w:pPr>
            <w:r w:rsidRPr="7B9682A7" w:rsidR="0093754E">
              <w:rPr>
                <w:rFonts w:ascii="ＭＳ 明朝" w:hAnsi="ＭＳ 明朝"/>
                <w:sz w:val="22"/>
                <w:szCs w:val="22"/>
              </w:rPr>
              <w:t>説明の際</w:t>
            </w:r>
            <w:r w:rsidRPr="7B9682A7" w:rsidR="00525BB1">
              <w:rPr>
                <w:rFonts w:ascii="ＭＳ 明朝" w:hAnsi="ＭＳ 明朝"/>
                <w:sz w:val="22"/>
                <w:szCs w:val="22"/>
              </w:rPr>
              <w:t>，</w:t>
            </w:r>
            <w:r w:rsidRPr="7B9682A7" w:rsidR="0093754E">
              <w:rPr>
                <w:rFonts w:ascii="ＭＳ 明朝" w:hAnsi="ＭＳ 明朝"/>
                <w:sz w:val="22"/>
                <w:szCs w:val="22"/>
              </w:rPr>
              <w:t>本研究に協力することに同意しなくても何ら不利益を受けないこと</w:t>
            </w:r>
            <w:r w:rsidRPr="7B9682A7" w:rsidR="00525BB1">
              <w:rPr>
                <w:rFonts w:ascii="ＭＳ 明朝" w:hAnsi="ＭＳ 明朝"/>
                <w:sz w:val="22"/>
                <w:szCs w:val="22"/>
              </w:rPr>
              <w:t>，</w:t>
            </w:r>
            <w:r w:rsidRPr="7B9682A7" w:rsidR="0093754E">
              <w:rPr>
                <w:rFonts w:ascii="ＭＳ 明朝" w:hAnsi="ＭＳ 明朝"/>
                <w:sz w:val="22"/>
                <w:szCs w:val="22"/>
              </w:rPr>
              <w:t>さらに</w:t>
            </w:r>
            <w:r w:rsidRPr="7B9682A7" w:rsidR="00525BB1">
              <w:rPr>
                <w:rFonts w:ascii="ＭＳ 明朝" w:hAnsi="ＭＳ 明朝"/>
                <w:sz w:val="22"/>
                <w:szCs w:val="22"/>
              </w:rPr>
              <w:t>，</w:t>
            </w:r>
            <w:r w:rsidRPr="7B9682A7" w:rsidR="0093754E">
              <w:rPr>
                <w:rFonts w:ascii="ＭＳ 明朝" w:hAnsi="ＭＳ 明朝"/>
                <w:sz w:val="22"/>
                <w:szCs w:val="22"/>
              </w:rPr>
              <w:t>同意後も私自身の自由意思により不利益を受けず</w:t>
            </w:r>
            <w:r w:rsidRPr="7B9682A7" w:rsidR="00525BB1">
              <w:rPr>
                <w:rFonts w:ascii="ＭＳ 明朝" w:hAnsi="ＭＳ 明朝"/>
                <w:sz w:val="22"/>
                <w:szCs w:val="22"/>
              </w:rPr>
              <w:t>，</w:t>
            </w:r>
            <w:r w:rsidRPr="7B9682A7" w:rsidR="008338B8">
              <w:rPr>
                <w:rFonts w:ascii="ＭＳ 明朝" w:hAnsi="ＭＳ 明朝"/>
                <w:sz w:val="22"/>
                <w:szCs w:val="22"/>
              </w:rPr>
              <w:t>参加の</w:t>
            </w:r>
            <w:r w:rsidRPr="7B9682A7" w:rsidR="73A2BC20">
              <w:rPr>
                <w:rFonts w:ascii="ＭＳ 明朝" w:hAnsi="ＭＳ 明朝"/>
                <w:sz w:val="22"/>
                <w:szCs w:val="22"/>
              </w:rPr>
              <w:t>同意を</w:t>
            </w:r>
            <w:r w:rsidRPr="7B9682A7" w:rsidR="0093754E">
              <w:rPr>
                <w:rFonts w:ascii="ＭＳ 明朝" w:hAnsi="ＭＳ 明朝"/>
                <w:sz w:val="22"/>
                <w:szCs w:val="22"/>
              </w:rPr>
              <w:t>撤回できることも</w:t>
            </w:r>
            <w:r w:rsidRPr="7B9682A7" w:rsidR="2047551A">
              <w:rPr>
                <w:rFonts w:ascii="ＭＳ 明朝" w:hAnsi="ＭＳ 明朝"/>
                <w:sz w:val="22"/>
                <w:szCs w:val="22"/>
              </w:rPr>
              <w:t>理解し</w:t>
            </w:r>
            <w:r w:rsidRPr="7B9682A7" w:rsidR="0093754E">
              <w:rPr>
                <w:rFonts w:ascii="ＭＳ 明朝" w:hAnsi="ＭＳ 明朝"/>
                <w:sz w:val="22"/>
                <w:szCs w:val="22"/>
              </w:rPr>
              <w:t>ました。</w:t>
            </w:r>
            <w:r w:rsidRPr="7B9682A7" w:rsidR="008338B8">
              <w:rPr>
                <w:rFonts w:ascii="ＭＳ 明朝" w:hAnsi="ＭＳ 明朝"/>
                <w:sz w:val="22"/>
                <w:szCs w:val="22"/>
              </w:rPr>
              <w:t>また</w:t>
            </w:r>
            <w:r w:rsidRPr="7B9682A7" w:rsidR="00525BB1">
              <w:rPr>
                <w:rFonts w:ascii="ＭＳ 明朝" w:hAnsi="ＭＳ 明朝"/>
                <w:sz w:val="22"/>
                <w:szCs w:val="22"/>
              </w:rPr>
              <w:t>，</w:t>
            </w:r>
            <w:r w:rsidRPr="7B9682A7" w:rsidR="008338B8">
              <w:rPr>
                <w:rFonts w:ascii="ＭＳ 明朝" w:hAnsi="ＭＳ 明朝"/>
                <w:sz w:val="22"/>
                <w:szCs w:val="22"/>
              </w:rPr>
              <w:t>研究や実験の終了後であっても</w:t>
            </w:r>
            <w:r w:rsidRPr="7B9682A7" w:rsidR="00525BB1">
              <w:rPr>
                <w:rFonts w:ascii="ＭＳ 明朝" w:hAnsi="ＭＳ 明朝"/>
                <w:sz w:val="22"/>
                <w:szCs w:val="22"/>
              </w:rPr>
              <w:t>，</w:t>
            </w:r>
            <w:r w:rsidRPr="7B9682A7" w:rsidR="008338B8">
              <w:rPr>
                <w:rFonts w:ascii="ＭＳ 明朝" w:hAnsi="ＭＳ 明朝"/>
                <w:sz w:val="22"/>
                <w:szCs w:val="22"/>
              </w:rPr>
              <w:t>枠下に指定の期日迄であれば</w:t>
            </w:r>
            <w:r w:rsidRPr="7B9682A7" w:rsidR="00525BB1">
              <w:rPr>
                <w:rFonts w:ascii="ＭＳ 明朝" w:hAnsi="ＭＳ 明朝"/>
                <w:sz w:val="22"/>
                <w:szCs w:val="22"/>
              </w:rPr>
              <w:t>，</w:t>
            </w:r>
            <w:r w:rsidRPr="7B9682A7" w:rsidR="008338B8">
              <w:rPr>
                <w:rFonts w:ascii="ＭＳ 明朝" w:hAnsi="ＭＳ 明朝"/>
                <w:sz w:val="22"/>
                <w:szCs w:val="22"/>
              </w:rPr>
              <w:t>データ提供の同意を撤回できることも理解しました。</w:t>
            </w:r>
            <w:r w:rsidRPr="7B9682A7" w:rsidR="0093754E">
              <w:rPr>
                <w:rFonts w:ascii="ＭＳ 明朝" w:hAnsi="ＭＳ 明朝"/>
                <w:sz w:val="22"/>
                <w:szCs w:val="22"/>
              </w:rPr>
              <w:t>私は</w:t>
            </w:r>
            <w:r w:rsidRPr="7B9682A7" w:rsidR="00525BB1">
              <w:rPr>
                <w:rFonts w:ascii="ＭＳ 明朝" w:hAnsi="ＭＳ 明朝"/>
                <w:sz w:val="22"/>
                <w:szCs w:val="22"/>
              </w:rPr>
              <w:t>，</w:t>
            </w:r>
            <w:r w:rsidRPr="7B9682A7" w:rsidR="0093754E">
              <w:rPr>
                <w:rFonts w:ascii="ＭＳ 明朝" w:hAnsi="ＭＳ 明朝"/>
                <w:sz w:val="22"/>
                <w:szCs w:val="22"/>
              </w:rPr>
              <w:t>このことを理解した上で</w:t>
            </w:r>
            <w:r w:rsidRPr="7B9682A7" w:rsidR="67B990ED">
              <w:rPr>
                <w:rFonts w:ascii="ＭＳ 明朝" w:hAnsi="ＭＳ 明朝"/>
                <w:sz w:val="22"/>
                <w:szCs w:val="22"/>
              </w:rPr>
              <w:t>研究対象</w:t>
            </w:r>
            <w:r w:rsidRPr="7B9682A7" w:rsidR="0093754E">
              <w:rPr>
                <w:rFonts w:ascii="ＭＳ 明朝" w:hAnsi="ＭＳ 明朝"/>
                <w:sz w:val="22"/>
                <w:szCs w:val="22"/>
              </w:rPr>
              <w:t>者になることに同意します。</w:t>
            </w:r>
          </w:p>
          <w:p w:rsidRPr="00B1479A" w:rsidR="0093754E" w:rsidP="00FC0C16" w:rsidRDefault="0093754E" w14:paraId="5939F954" w14:textId="77777777">
            <w:pPr>
              <w:ind w:firstLine="220" w:firstLineChars="100"/>
              <w:rPr>
                <w:rFonts w:ascii="ＭＳ 明朝" w:hAnsi="ＭＳ 明朝"/>
                <w:sz w:val="22"/>
                <w:szCs w:val="22"/>
              </w:rPr>
            </w:pPr>
          </w:p>
          <w:p w:rsidRPr="00B1479A" w:rsidR="0093754E" w:rsidP="00FC0C16" w:rsidRDefault="00262337" w14:paraId="201EF132" w14:textId="278D8DA8">
            <w:pPr>
              <w:ind w:firstLine="220" w:firstLineChars="100"/>
              <w:rPr>
                <w:rFonts w:ascii="ＭＳ 明朝" w:hAnsi="ＭＳ 明朝"/>
                <w:sz w:val="22"/>
                <w:szCs w:val="22"/>
              </w:rPr>
            </w:pPr>
            <w:r w:rsidRPr="00B1479A">
              <w:rPr>
                <w:rFonts w:hint="eastAsia" w:ascii="ＭＳ 明朝" w:hAnsi="ＭＳ 明朝"/>
                <w:sz w:val="22"/>
                <w:szCs w:val="22"/>
              </w:rPr>
              <w:t>令和</w:t>
            </w:r>
            <w:r w:rsidRPr="00B1479A" w:rsidR="0093754E">
              <w:rPr>
                <w:rFonts w:hint="eastAsia" w:ascii="ＭＳ 明朝" w:hAnsi="ＭＳ 明朝"/>
                <w:sz w:val="22"/>
                <w:szCs w:val="22"/>
              </w:rPr>
              <w:t xml:space="preserve">　　年　　月　　日</w:t>
            </w:r>
          </w:p>
          <w:p w:rsidRPr="00B1479A" w:rsidR="0093754E" w:rsidP="00FC0C16" w:rsidRDefault="0093754E" w14:paraId="5E17D14C" w14:textId="69956340">
            <w:pPr>
              <w:ind w:firstLine="220" w:firstLineChars="100"/>
              <w:rPr>
                <w:rFonts w:ascii="ＭＳ 明朝" w:hAnsi="ＭＳ 明朝"/>
                <w:sz w:val="22"/>
                <w:szCs w:val="22"/>
              </w:rPr>
            </w:pPr>
            <w:r w:rsidRPr="00B1479A">
              <w:rPr>
                <w:rFonts w:hint="eastAsia" w:ascii="ＭＳ 明朝" w:hAnsi="ＭＳ 明朝"/>
                <w:sz w:val="22"/>
                <w:szCs w:val="22"/>
              </w:rPr>
              <w:t xml:space="preserve">　　　　　　　　　　　　　　　　　　　 　　氏　名    　      </w:t>
            </w:r>
            <w:r w:rsidRPr="00B1479A" w:rsidR="00262337">
              <w:rPr>
                <w:rFonts w:hint="eastAsia" w:ascii="ＭＳ 明朝" w:hAnsi="ＭＳ 明朝"/>
                <w:sz w:val="22"/>
                <w:szCs w:val="22"/>
              </w:rPr>
              <w:t xml:space="preserve">　　　</w:t>
            </w:r>
            <w:r w:rsidRPr="00B1479A">
              <w:rPr>
                <w:rFonts w:hint="eastAsia" w:ascii="ＭＳ 明朝" w:hAnsi="ＭＳ 明朝"/>
                <w:sz w:val="22"/>
                <w:szCs w:val="22"/>
              </w:rPr>
              <w:t xml:space="preserve">  </w:t>
            </w:r>
            <w:r w:rsidRPr="00B1479A" w:rsidR="00032AA6">
              <w:rPr>
                <w:rFonts w:hint="eastAsia" w:ascii="ＭＳ 明朝" w:hAnsi="ＭＳ 明朝"/>
                <w:sz w:val="22"/>
                <w:szCs w:val="22"/>
              </w:rPr>
              <w:t xml:space="preserve">　</w:t>
            </w:r>
            <w:r w:rsidRPr="00B1479A" w:rsidR="005D090E">
              <w:rPr>
                <w:rFonts w:hint="eastAsia" w:ascii="ＭＳ 明朝" w:hAnsi="ＭＳ 明朝"/>
                <w:sz w:val="22"/>
                <w:szCs w:val="22"/>
              </w:rPr>
              <w:t>（署名）</w:t>
            </w:r>
            <w:r w:rsidRPr="00B1479A" w:rsidR="00A97E91">
              <w:rPr>
                <w:rFonts w:hint="eastAsia" w:ascii="ＭＳ 明朝" w:hAnsi="ＭＳ 明朝"/>
                <w:sz w:val="22"/>
                <w:szCs w:val="22"/>
              </w:rPr>
              <w:t>□</w:t>
            </w:r>
            <w:r w:rsidRPr="00B1479A" w:rsidR="00A97E91">
              <w:rPr>
                <w:rFonts w:ascii="ＭＳ 明朝" w:hAnsi="ＭＳ 明朝"/>
                <w:sz w:val="22"/>
                <w:szCs w:val="22"/>
              </w:rPr>
              <w:t>18歳未満</w:t>
            </w:r>
          </w:p>
          <w:p w:rsidRPr="00B1479A" w:rsidR="0009345E" w:rsidP="00FC0C16" w:rsidRDefault="0009345E" w14:paraId="515022C4" w14:textId="77777777">
            <w:pPr>
              <w:rPr>
                <w:rFonts w:ascii="ＭＳ 明朝" w:hAnsi="ＭＳ 明朝"/>
                <w:sz w:val="18"/>
                <w:szCs w:val="18"/>
              </w:rPr>
            </w:pPr>
          </w:p>
          <w:p w:rsidRPr="00B1479A" w:rsidR="004E3FD8" w:rsidP="00FC0C16" w:rsidRDefault="004E3FD8" w14:paraId="742D5AB4" w14:textId="77777777">
            <w:pPr>
              <w:rPr>
                <w:rFonts w:ascii="ＭＳ 明朝" w:hAnsi="ＭＳ 明朝"/>
                <w:sz w:val="18"/>
                <w:szCs w:val="18"/>
              </w:rPr>
            </w:pPr>
          </w:p>
          <w:p w:rsidRPr="00B1479A" w:rsidR="004E3FD8" w:rsidP="00FC0C16" w:rsidRDefault="004E3FD8" w14:paraId="3F176A47" w14:textId="77777777">
            <w:pPr>
              <w:rPr>
                <w:rFonts w:ascii="ＭＳ 明朝" w:hAnsi="ＭＳ 明朝"/>
                <w:sz w:val="18"/>
                <w:szCs w:val="18"/>
              </w:rPr>
            </w:pPr>
          </w:p>
          <w:p w:rsidRPr="00B1479A" w:rsidR="004E3FD8" w:rsidP="00FC0C16" w:rsidRDefault="004E3FD8" w14:paraId="54FCFCC2" w14:textId="77777777">
            <w:pPr>
              <w:rPr>
                <w:rFonts w:ascii="ＭＳ 明朝" w:hAnsi="ＭＳ 明朝"/>
                <w:szCs w:val="21"/>
              </w:rPr>
            </w:pPr>
          </w:p>
          <w:p w:rsidRPr="00B1479A" w:rsidR="00A5649F" w:rsidP="00FC0C16" w:rsidRDefault="00A5649F" w14:paraId="3FFA174B" w14:textId="77777777">
            <w:pPr>
              <w:rPr>
                <w:rFonts w:ascii="ＭＳ 明朝" w:hAnsi="ＭＳ 明朝"/>
                <w:sz w:val="22"/>
                <w:szCs w:val="22"/>
              </w:rPr>
            </w:pPr>
          </w:p>
          <w:p w:rsidRPr="00B1479A" w:rsidR="0093754E" w:rsidP="7B9682A7" w:rsidRDefault="0009345E" w14:paraId="785C698A" w14:textId="24121EBC">
            <w:pPr>
              <w:pStyle w:val="a"/>
              <w:ind w:left="220" w:leftChars="105" w:firstLine="220" w:firstLineChars="100"/>
              <w:rPr>
                <w:rFonts w:ascii="ＭＳ 明朝" w:hAnsi="ＭＳ 明朝"/>
                <w:sz w:val="22"/>
                <w:szCs w:val="22"/>
              </w:rPr>
            </w:pPr>
            <w:r w:rsidRPr="7B9682A7" w:rsidR="6595B005">
              <w:rPr>
                <w:rFonts w:ascii="ＭＳ 明朝" w:hAnsi="ＭＳ 明朝"/>
                <w:sz w:val="22"/>
                <w:szCs w:val="22"/>
              </w:rPr>
              <w:t>「課題名：粒状ジャミングバッグの剛性勾配による擬似傾斜知覚の基礎検討」</w:t>
            </w:r>
            <w:r w:rsidRPr="7B9682A7" w:rsidR="0009345E">
              <w:rPr>
                <w:sz w:val="22"/>
                <w:szCs w:val="22"/>
              </w:rPr>
              <w:t>の研究に</w:t>
            </w:r>
            <w:r w:rsidRPr="7B9682A7" w:rsidR="0093754E">
              <w:rPr>
                <w:rFonts w:ascii="ＭＳ 明朝" w:hAnsi="ＭＳ 明朝"/>
                <w:sz w:val="22"/>
                <w:szCs w:val="22"/>
              </w:rPr>
              <w:t>ついて</w:t>
            </w:r>
            <w:r w:rsidRPr="7B9682A7" w:rsidR="00525BB1">
              <w:rPr>
                <w:rFonts w:ascii="ＭＳ 明朝" w:hAnsi="ＭＳ 明朝"/>
                <w:sz w:val="22"/>
                <w:szCs w:val="22"/>
              </w:rPr>
              <w:t>，</w:t>
            </w:r>
            <w:r w:rsidRPr="7B9682A7" w:rsidR="0093754E">
              <w:rPr>
                <w:rFonts w:ascii="ＭＳ 明朝" w:hAnsi="ＭＳ 明朝"/>
                <w:sz w:val="22"/>
                <w:szCs w:val="22"/>
              </w:rPr>
              <w:t>次の内容について</w:t>
            </w:r>
            <w:r w:rsidRPr="7B9682A7" w:rsidR="00262337">
              <w:rPr>
                <w:rFonts w:ascii="ＭＳ 明朝" w:hAnsi="ＭＳ 明朝"/>
                <w:sz w:val="22"/>
                <w:szCs w:val="22"/>
              </w:rPr>
              <w:t>令和</w:t>
            </w:r>
            <w:r w:rsidRPr="7B9682A7" w:rsidR="0093754E">
              <w:rPr>
                <w:rFonts w:ascii="ＭＳ 明朝" w:hAnsi="ＭＳ 明朝"/>
                <w:sz w:val="22"/>
                <w:szCs w:val="22"/>
              </w:rPr>
              <w:t>　</w:t>
            </w:r>
            <w:r w:rsidRPr="7B9682A7" w:rsidR="1151E230">
              <w:rPr>
                <w:rFonts w:ascii="ＭＳ 明朝" w:hAnsi="ＭＳ 明朝"/>
                <w:sz w:val="22"/>
                <w:szCs w:val="22"/>
              </w:rPr>
              <w:t>　</w:t>
            </w:r>
            <w:r w:rsidRPr="7B9682A7" w:rsidR="0093754E">
              <w:rPr>
                <w:rFonts w:ascii="ＭＳ 明朝" w:hAnsi="ＭＳ 明朝"/>
                <w:sz w:val="22"/>
                <w:szCs w:val="22"/>
              </w:rPr>
              <w:t>年　</w:t>
            </w:r>
            <w:r w:rsidRPr="7B9682A7" w:rsidR="1151E230">
              <w:rPr>
                <w:rFonts w:ascii="ＭＳ 明朝" w:hAnsi="ＭＳ 明朝"/>
                <w:sz w:val="22"/>
                <w:szCs w:val="22"/>
              </w:rPr>
              <w:t>　</w:t>
            </w:r>
            <w:r w:rsidRPr="7B9682A7" w:rsidR="0093754E">
              <w:rPr>
                <w:rFonts w:ascii="ＭＳ 明朝" w:hAnsi="ＭＳ 明朝"/>
                <w:sz w:val="22"/>
                <w:szCs w:val="22"/>
              </w:rPr>
              <w:t>月　</w:t>
            </w:r>
            <w:r w:rsidRPr="7B9682A7" w:rsidR="1151E230">
              <w:rPr>
                <w:rFonts w:ascii="ＭＳ 明朝" w:hAnsi="ＭＳ 明朝"/>
                <w:sz w:val="22"/>
                <w:szCs w:val="22"/>
              </w:rPr>
              <w:t>　</w:t>
            </w:r>
            <w:r w:rsidRPr="7B9682A7" w:rsidR="0093754E">
              <w:rPr>
                <w:rFonts w:ascii="ＭＳ 明朝" w:hAnsi="ＭＳ 明朝"/>
                <w:sz w:val="22"/>
                <w:szCs w:val="22"/>
              </w:rPr>
              <w:t>日に説明を行い</w:t>
            </w:r>
            <w:r w:rsidRPr="7B9682A7" w:rsidR="00525BB1">
              <w:rPr>
                <w:rFonts w:ascii="ＭＳ 明朝" w:hAnsi="ＭＳ 明朝"/>
                <w:sz w:val="22"/>
                <w:szCs w:val="22"/>
              </w:rPr>
              <w:t>，</w:t>
            </w:r>
            <w:r w:rsidRPr="7B9682A7" w:rsidR="0093754E">
              <w:rPr>
                <w:rFonts w:ascii="ＭＳ 明朝" w:hAnsi="ＭＳ 明朝"/>
                <w:sz w:val="22"/>
                <w:szCs w:val="22"/>
              </w:rPr>
              <w:t>上記のとおり同意を得ました。</w:t>
            </w:r>
          </w:p>
          <w:p w:rsidRPr="00B1479A" w:rsidR="0009345E" w:rsidP="00FC0C16" w:rsidRDefault="0009345E" w14:paraId="5828D406" w14:textId="77777777">
            <w:pPr>
              <w:ind w:left="220" w:leftChars="105" w:firstLine="220" w:firstLineChars="100"/>
              <w:rPr>
                <w:rFonts w:ascii="ＭＳ 明朝" w:hAnsi="ＭＳ 明朝"/>
                <w:sz w:val="22"/>
                <w:szCs w:val="22"/>
              </w:rPr>
            </w:pPr>
          </w:p>
          <w:p w:rsidRPr="00B1479A" w:rsidR="0093754E" w:rsidP="00FC0C16" w:rsidRDefault="0009345E" w14:paraId="0C49D669" w14:textId="6E2B6C0C">
            <w:pPr>
              <w:ind w:left="220"/>
              <w:rPr>
                <w:rFonts w:ascii="ＭＳ 明朝" w:hAnsi="ＭＳ 明朝"/>
                <w:sz w:val="22"/>
                <w:szCs w:val="22"/>
              </w:rPr>
            </w:pPr>
            <w:r w:rsidRPr="00B1479A">
              <w:rPr>
                <w:rFonts w:hint="eastAsia" w:ascii="ＭＳ 明朝" w:hAnsi="ＭＳ 明朝"/>
                <w:sz w:val="22"/>
                <w:szCs w:val="22"/>
              </w:rPr>
              <w:t xml:space="preserve">　　　　　　　　　　　　　　　　　</w:t>
            </w:r>
            <w:r w:rsidRPr="00B1479A" w:rsidR="00786722">
              <w:rPr>
                <w:rFonts w:hint="eastAsia" w:ascii="ＭＳ 明朝" w:hAnsi="ＭＳ 明朝"/>
                <w:sz w:val="22"/>
                <w:szCs w:val="22"/>
              </w:rPr>
              <w:t>実施責任者</w:t>
            </w:r>
            <w:r w:rsidRPr="00B1479A" w:rsidR="0093754E">
              <w:rPr>
                <w:rFonts w:hint="eastAsia" w:ascii="ＭＳ 明朝" w:hAnsi="ＭＳ 明朝"/>
                <w:sz w:val="22"/>
                <w:szCs w:val="22"/>
              </w:rPr>
              <w:t xml:space="preserve">　所　属  </w:t>
            </w:r>
            <w:r w:rsidRPr="00B1479A" w:rsidR="00262337">
              <w:rPr>
                <w:rFonts w:hint="eastAsia"/>
                <w:sz w:val="22"/>
                <w:szCs w:val="22"/>
              </w:rPr>
              <w:t>筑波大学</w:t>
            </w:r>
            <w:r w:rsidRPr="00B1479A" w:rsidR="0093754E">
              <w:rPr>
                <w:rFonts w:hint="eastAsia" w:ascii="ＭＳ 明朝" w:hAnsi="ＭＳ 明朝"/>
                <w:sz w:val="22"/>
                <w:szCs w:val="22"/>
              </w:rPr>
              <w:t xml:space="preserve">   </w:t>
            </w:r>
            <w:r w:rsidRPr="00B1479A" w:rsidR="004E3FD8">
              <w:rPr>
                <w:rFonts w:hint="eastAsia" w:ascii="ＭＳ 明朝" w:hAnsi="ＭＳ 明朝"/>
                <w:sz w:val="22"/>
                <w:szCs w:val="22"/>
              </w:rPr>
              <w:t>システム情報系</w:t>
            </w:r>
            <w:r w:rsidRPr="00B1479A" w:rsidR="0093754E">
              <w:rPr>
                <w:rFonts w:hint="eastAsia" w:ascii="ＭＳ 明朝" w:hAnsi="ＭＳ 明朝"/>
                <w:sz w:val="22"/>
                <w:szCs w:val="22"/>
              </w:rPr>
              <w:t xml:space="preserve">   </w:t>
            </w:r>
          </w:p>
          <w:p w:rsidRPr="00B1479A" w:rsidR="0009345E" w:rsidP="00FC0C16" w:rsidRDefault="0009345E" w14:paraId="61CB87E2" w14:textId="77777777">
            <w:pPr>
              <w:ind w:left="220"/>
              <w:rPr>
                <w:rFonts w:ascii="ＭＳ 明朝" w:hAnsi="ＭＳ 明朝"/>
                <w:sz w:val="22"/>
                <w:szCs w:val="22"/>
              </w:rPr>
            </w:pPr>
          </w:p>
          <w:p w:rsidRPr="00B1479A" w:rsidR="005D090E" w:rsidP="00FC0C16" w:rsidRDefault="005D090E" w14:paraId="5DA087C4" w14:textId="77777777">
            <w:pPr>
              <w:ind w:left="220"/>
              <w:rPr>
                <w:rFonts w:ascii="ＭＳ 明朝" w:hAnsi="ＭＳ 明朝"/>
                <w:sz w:val="22"/>
                <w:szCs w:val="22"/>
              </w:rPr>
            </w:pPr>
          </w:p>
          <w:p w:rsidRPr="00B1479A" w:rsidR="0093754E" w:rsidP="00931716" w:rsidRDefault="005D090E" w14:paraId="0142EEEB" w14:textId="63FD2F4F">
            <w:pPr>
              <w:ind w:left="630" w:leftChars="300" w:firstLine="867" w:firstLineChars="394"/>
              <w:rPr>
                <w:rFonts w:ascii="ＭＳ 明朝" w:hAnsi="ＭＳ 明朝"/>
                <w:szCs w:val="21"/>
              </w:rPr>
            </w:pPr>
            <w:r w:rsidRPr="00B1479A">
              <w:rPr>
                <w:rFonts w:hint="eastAsia" w:ascii="ＭＳ 明朝" w:hAnsi="ＭＳ 明朝"/>
                <w:sz w:val="22"/>
                <w:szCs w:val="22"/>
              </w:rPr>
              <w:t xml:space="preserve">　　　　　　　　　　　　　　　　　</w:t>
            </w:r>
            <w:r w:rsidRPr="00B1479A" w:rsidR="0093754E">
              <w:rPr>
                <w:rFonts w:hint="eastAsia" w:ascii="ＭＳ 明朝" w:hAnsi="ＭＳ 明朝"/>
                <w:sz w:val="22"/>
                <w:szCs w:val="22"/>
              </w:rPr>
              <w:t xml:space="preserve">氏　名   </w:t>
            </w:r>
            <w:r w:rsidRPr="00B1479A" w:rsidR="004E3FD8">
              <w:rPr>
                <w:rFonts w:hint="eastAsia" w:ascii="ＭＳ 明朝" w:hAnsi="ＭＳ 明朝"/>
                <w:sz w:val="22"/>
                <w:szCs w:val="22"/>
              </w:rPr>
              <w:t>善甫</w:t>
            </w:r>
            <w:r w:rsidRPr="00B1479A" w:rsidR="004E3FD8">
              <w:rPr>
                <w:rFonts w:ascii="ＭＳ 明朝" w:hAnsi="ＭＳ 明朝"/>
                <w:sz w:val="22"/>
                <w:szCs w:val="22"/>
              </w:rPr>
              <w:t xml:space="preserve"> </w:t>
            </w:r>
            <w:r w:rsidRPr="00B1479A" w:rsidR="004E3FD8">
              <w:rPr>
                <w:rFonts w:hint="eastAsia" w:ascii="ＭＳ 明朝" w:hAnsi="ＭＳ 明朝"/>
                <w:sz w:val="22"/>
                <w:szCs w:val="22"/>
              </w:rPr>
              <w:t>啓一</w:t>
            </w:r>
            <w:r w:rsidRPr="00B1479A" w:rsidR="0093754E">
              <w:rPr>
                <w:rFonts w:hint="eastAsia" w:ascii="ＭＳ 明朝" w:hAnsi="ＭＳ 明朝"/>
                <w:sz w:val="22"/>
                <w:szCs w:val="22"/>
              </w:rPr>
              <w:t xml:space="preserve">  </w:t>
            </w:r>
            <w:r w:rsidRPr="00B1479A">
              <w:rPr>
                <w:rFonts w:hint="eastAsia" w:ascii="ＭＳ 明朝" w:hAnsi="ＭＳ 明朝"/>
                <w:sz w:val="22"/>
                <w:szCs w:val="22"/>
              </w:rPr>
              <w:t>（</w:t>
            </w:r>
            <w:r w:rsidRPr="00B1479A" w:rsidR="0009345E">
              <w:rPr>
                <w:rFonts w:hint="eastAsia" w:ascii="ＭＳ 明朝" w:hAnsi="ＭＳ 明朝"/>
                <w:sz w:val="22"/>
                <w:szCs w:val="22"/>
              </w:rPr>
              <w:t>署名又</w:t>
            </w:r>
            <w:r w:rsidRPr="00B1479A" w:rsidR="00931716">
              <w:rPr>
                <w:rFonts w:hint="eastAsia" w:ascii="ＭＳ 明朝" w:hAnsi="ＭＳ 明朝"/>
                <w:sz w:val="22"/>
                <w:szCs w:val="22"/>
              </w:rPr>
              <w:t>は</w:t>
            </w:r>
            <w:r w:rsidRPr="00B1479A" w:rsidR="0009345E">
              <w:rPr>
                <w:rFonts w:hint="eastAsia" w:ascii="ＭＳ 明朝" w:hAnsi="ＭＳ 明朝"/>
                <w:sz w:val="22"/>
                <w:szCs w:val="22"/>
              </w:rPr>
              <w:t>記名押印</w:t>
            </w:r>
            <w:r w:rsidRPr="00B1479A">
              <w:rPr>
                <w:rFonts w:hint="eastAsia" w:ascii="ＭＳ 明朝" w:hAnsi="ＭＳ 明朝"/>
                <w:sz w:val="22"/>
                <w:szCs w:val="22"/>
              </w:rPr>
              <w:t>）</w:t>
            </w:r>
          </w:p>
        </w:tc>
      </w:tr>
    </w:tbl>
    <w:p w:rsidRPr="00B1479A" w:rsidR="003B1623" w:rsidP="00AD1438" w:rsidRDefault="003B1623" w14:paraId="1223F00B" w14:textId="77777777">
      <w:pPr>
        <w:ind w:left="-2" w:leftChars="-127" w:hanging="265" w:hangingChars="126"/>
        <w:rPr>
          <w:rFonts w:ascii="ＭＳ 明朝" w:hAnsi="ＭＳ 明朝"/>
          <w:szCs w:val="21"/>
        </w:rPr>
      </w:pPr>
    </w:p>
    <w:p w:rsidRPr="00B1479A" w:rsidR="003B1623" w:rsidP="008338B8" w:rsidRDefault="008338B8" w14:paraId="07BC8654" w14:textId="1533C9F5">
      <w:pPr>
        <w:ind w:left="10" w:leftChars="-127" w:hanging="277" w:hangingChars="126"/>
        <w:rPr>
          <w:rFonts w:ascii="ＭＳ 明朝" w:hAnsi="ＭＳ 明朝"/>
          <w:szCs w:val="21"/>
        </w:rPr>
      </w:pPr>
      <w:r w:rsidRPr="00B1479A">
        <w:rPr>
          <w:rFonts w:hint="eastAsia" w:ascii="ＭＳ 明朝" w:hAnsi="ＭＳ 明朝"/>
          <w:sz w:val="22"/>
          <w:szCs w:val="22"/>
        </w:rPr>
        <w:t>データ提供の</w:t>
      </w:r>
      <w:r w:rsidRPr="00B1479A" w:rsidR="00671C30">
        <w:rPr>
          <w:rFonts w:hint="eastAsia" w:ascii="ＭＳ 明朝" w:hAnsi="ＭＳ 明朝"/>
          <w:szCs w:val="21"/>
        </w:rPr>
        <w:t>同意撤回</w:t>
      </w:r>
      <w:r w:rsidRPr="00B1479A" w:rsidR="00A133AA">
        <w:rPr>
          <w:rFonts w:hint="eastAsia" w:ascii="ＭＳ 明朝" w:hAnsi="ＭＳ 明朝"/>
          <w:szCs w:val="21"/>
        </w:rPr>
        <w:t>の期限は同意書署名の日から</w:t>
      </w:r>
      <w:r w:rsidRPr="00B1479A" w:rsidR="00CF25EC">
        <w:rPr>
          <w:rFonts w:ascii="ＭＳ 明朝" w:hAnsi="ＭＳ 明朝"/>
          <w:szCs w:val="21"/>
        </w:rPr>
        <w:t>90</w:t>
      </w:r>
      <w:r w:rsidRPr="00B1479A" w:rsidR="00A133AA">
        <w:rPr>
          <w:rFonts w:hint="eastAsia" w:ascii="ＭＳ 明朝" w:hAnsi="ＭＳ 明朝"/>
          <w:szCs w:val="21"/>
        </w:rPr>
        <w:t>日</w:t>
      </w:r>
      <w:r w:rsidRPr="00B1479A" w:rsidR="00671C30">
        <w:rPr>
          <w:rFonts w:hint="eastAsia" w:ascii="ＭＳ 明朝" w:hAnsi="ＭＳ 明朝"/>
          <w:szCs w:val="21"/>
        </w:rPr>
        <w:t>後まで</w:t>
      </w:r>
      <w:r w:rsidRPr="00B1479A" w:rsidR="00A133AA">
        <w:rPr>
          <w:rFonts w:hint="eastAsia" w:ascii="ＭＳ 明朝" w:hAnsi="ＭＳ 明朝"/>
          <w:szCs w:val="21"/>
        </w:rPr>
        <w:t>とさせて</w:t>
      </w:r>
      <w:r w:rsidRPr="00B1479A" w:rsidR="00671C30">
        <w:rPr>
          <w:rFonts w:hint="eastAsia" w:ascii="ＭＳ 明朝" w:hAnsi="ＭＳ 明朝"/>
          <w:szCs w:val="21"/>
        </w:rPr>
        <w:t>頂きます</w:t>
      </w:r>
      <w:r w:rsidRPr="00B1479A" w:rsidR="00A133AA">
        <w:rPr>
          <w:rFonts w:hint="eastAsia" w:ascii="ＭＳ 明朝" w:hAnsi="ＭＳ 明朝"/>
          <w:szCs w:val="21"/>
        </w:rPr>
        <w:t>。</w:t>
      </w:r>
    </w:p>
    <w:p w:rsidRPr="00B1479A" w:rsidR="00C04662" w:rsidP="0093754E" w:rsidRDefault="00C04662" w14:paraId="281CFCD7" w14:textId="77777777">
      <w:pPr>
        <w:ind w:left="-2" w:leftChars="-127" w:hanging="265" w:hangingChars="126"/>
        <w:rPr>
          <w:rFonts w:ascii="ＭＳ 明朝" w:hAnsi="ＭＳ 明朝"/>
          <w:szCs w:val="21"/>
        </w:rPr>
      </w:pPr>
    </w:p>
    <w:p w:rsidRPr="00B1479A" w:rsidR="0093754E" w:rsidP="0093754E" w:rsidRDefault="0093754E" w14:paraId="71147278" w14:textId="58BA5FED">
      <w:pPr>
        <w:ind w:left="-2" w:leftChars="-127" w:hanging="265" w:hangingChars="126"/>
        <w:rPr>
          <w:rFonts w:ascii="ＭＳ 明朝" w:hAnsi="ＭＳ 明朝"/>
          <w:szCs w:val="21"/>
        </w:rPr>
      </w:pPr>
      <w:r w:rsidRPr="00B1479A">
        <w:rPr>
          <w:rFonts w:hint="eastAsia" w:ascii="ＭＳ 明朝" w:hAnsi="ＭＳ 明朝"/>
          <w:szCs w:val="21"/>
        </w:rPr>
        <w:t>研究や実験に協力した結果</w:t>
      </w:r>
      <w:r w:rsidRPr="00B1479A" w:rsidR="00525BB1">
        <w:rPr>
          <w:rFonts w:hint="eastAsia" w:ascii="ＭＳ 明朝" w:hAnsi="ＭＳ 明朝"/>
          <w:szCs w:val="21"/>
        </w:rPr>
        <w:t>，</w:t>
      </w:r>
      <w:r w:rsidRPr="00B1479A">
        <w:rPr>
          <w:rFonts w:hint="eastAsia" w:ascii="ＭＳ 明朝" w:hAnsi="ＭＳ 明朝"/>
          <w:szCs w:val="21"/>
        </w:rPr>
        <w:t>不都合があった場合の連絡先</w:t>
      </w:r>
    </w:p>
    <w:p w:rsidRPr="00B1479A" w:rsidR="003B1623" w:rsidP="14C7825E" w:rsidRDefault="00671C30" w14:paraId="38784A73" w14:textId="3213643F">
      <w:pPr>
        <w:pStyle w:val="a"/>
        <w:ind w:left="-29" w:leftChars="-14" w:firstLine="42" w:firstLineChars="20"/>
      </w:pPr>
      <w:r w:rsidR="00671C30">
        <w:rPr/>
        <w:t>実施分担者　（所属：</w:t>
      </w:r>
      <w:r w:rsidR="2EAAFC52">
        <w:rPr/>
        <w:t>筑波大学情報学群情報メディア創成学類2年</w:t>
      </w:r>
      <w:del w:author="清水　紘輔" w:date="2026-01-16T06:01:45.389Z" w:id="1206067481">
        <w:r w:rsidDel="00671C30">
          <w:delText xml:space="preserve"> </w:delText>
        </w:r>
        <w:r w:rsidDel="00671C30">
          <w:delText>清水</w:delText>
        </w:r>
        <w:r w:rsidDel="00671C30">
          <w:delText>紘輔</w:delText>
        </w:r>
      </w:del>
      <w:r w:rsidR="2EAAFC52">
        <w:rPr/>
        <w:t>）</w:t>
      </w:r>
      <w:r>
        <w:br/>
      </w:r>
      <w:r w:rsidR="005E3EC4">
        <w:rPr/>
        <w:t>　　　　　　　</w:t>
      </w:r>
      <w:r w:rsidR="00E93F5A">
        <w:rPr/>
        <w:t>氏</w:t>
      </w:r>
      <w:r w:rsidR="00E93F5A">
        <w:rPr/>
        <w:t>名：</w:t>
      </w:r>
      <w:r w:rsidR="0C378175">
        <w:rPr/>
        <w:t>清水</w:t>
      </w:r>
      <w:r w:rsidR="0C378175">
        <w:rPr/>
        <w:t>紘輔</w:t>
      </w:r>
      <w:r w:rsidR="00E93F5A">
        <w:rPr/>
        <w:t>　</w:t>
      </w:r>
      <w:r w:rsidR="00E93F5A">
        <w:rPr/>
        <w:t>TEL</w:t>
      </w:r>
      <w:r w:rsidR="00E93F5A">
        <w:rPr/>
        <w:t>：</w:t>
      </w:r>
      <w:del w:author="清水　紘輔" w:date="2026-01-16T06:03:52.971Z" w:id="1645928362">
        <w:r w:rsidDel="00671C30">
          <w:delText>0</w:delText>
        </w:r>
        <w:r w:rsidDel="00671C30">
          <w:delText>80-1827-7639</w:delText>
        </w:r>
      </w:del>
      <w:ins w:author="清水　紘輔" w:date="2026-01-16T06:08:44.885Z" w:id="280273607">
        <w:r w:rsidRPr="14C7825E" w:rsidR="5DA3FD7D">
          <w:rPr>
            <w:rFonts w:ascii="Century" w:hAnsi="Century" w:eastAsia="Century" w:cs="Century"/>
            <w:b w:val="0"/>
            <w:bCs w:val="0"/>
            <w:i w:val="0"/>
            <w:iCs w:val="0"/>
            <w:caps w:val="0"/>
            <w:smallCaps w:val="0"/>
            <w:noProof w:val="0"/>
            <w:color w:val="000000" w:themeColor="text1" w:themeTint="FF" w:themeShade="FF"/>
            <w:sz w:val="21"/>
            <w:szCs w:val="21"/>
            <w:lang w:val="en-US"/>
          </w:rPr>
          <w:t>029-853-6185</w:t>
        </w:r>
      </w:ins>
      <w:r w:rsidR="003B1623">
        <w:rPr/>
        <w:t>）</w:t>
      </w:r>
    </w:p>
    <w:p w:rsidRPr="00B1479A" w:rsidR="00B03815" w:rsidP="7B9682A7" w:rsidRDefault="00B03815" w14:paraId="13F0FFFB" w14:textId="77777777">
      <w:pPr>
        <w:ind w:left="-29" w:leftChars="-14" w:firstLine="0"/>
      </w:pPr>
    </w:p>
    <w:p w:rsidRPr="00B1479A" w:rsidR="003B1623" w:rsidP="003B1623" w:rsidRDefault="003B1623" w14:paraId="4458DBB2" w14:textId="328CA063">
      <w:pPr>
        <w:rPr>
          <w:szCs w:val="21"/>
        </w:rPr>
      </w:pPr>
      <w:r w:rsidRPr="00B1479A">
        <w:rPr>
          <w:szCs w:val="21"/>
        </w:rPr>
        <w:t>実施責任者　（所属：</w:t>
      </w:r>
      <w:r w:rsidRPr="00B1479A" w:rsidR="00262337">
        <w:rPr>
          <w:rFonts w:hint="eastAsia"/>
          <w:szCs w:val="21"/>
        </w:rPr>
        <w:t>筑波大学</w:t>
      </w:r>
      <w:r w:rsidRPr="00B1479A" w:rsidR="005E3EC4">
        <w:rPr>
          <w:rFonts w:hint="eastAsia"/>
          <w:szCs w:val="21"/>
        </w:rPr>
        <w:t xml:space="preserve">システム情報系　</w:t>
      </w:r>
      <w:r w:rsidRPr="00B1479A">
        <w:rPr>
          <w:szCs w:val="21"/>
        </w:rPr>
        <w:t>氏名：</w:t>
      </w:r>
      <w:r w:rsidRPr="00B1479A" w:rsidR="005E3EC4">
        <w:rPr>
          <w:rFonts w:hint="eastAsia"/>
          <w:szCs w:val="21"/>
        </w:rPr>
        <w:t>善甫</w:t>
      </w:r>
      <w:r w:rsidRPr="00B1479A" w:rsidR="005E3EC4">
        <w:rPr>
          <w:szCs w:val="21"/>
        </w:rPr>
        <w:t xml:space="preserve"> </w:t>
      </w:r>
      <w:r w:rsidRPr="00B1479A" w:rsidR="005E3EC4">
        <w:rPr>
          <w:rFonts w:hint="eastAsia"/>
          <w:szCs w:val="21"/>
        </w:rPr>
        <w:t xml:space="preserve">啓一　</w:t>
      </w:r>
      <w:r w:rsidRPr="00B1479A">
        <w:rPr>
          <w:szCs w:val="21"/>
        </w:rPr>
        <w:t>TEL</w:t>
      </w:r>
      <w:r w:rsidRPr="00B1479A">
        <w:rPr>
          <w:szCs w:val="21"/>
        </w:rPr>
        <w:t>：</w:t>
      </w:r>
      <w:r w:rsidRPr="00B1479A" w:rsidR="00DB6024">
        <w:rPr>
          <w:rFonts w:hint="eastAsia"/>
          <w:szCs w:val="21"/>
        </w:rPr>
        <w:t>0</w:t>
      </w:r>
      <w:r w:rsidRPr="00B1479A" w:rsidR="00DB6024">
        <w:rPr>
          <w:szCs w:val="21"/>
        </w:rPr>
        <w:t>29-853</w:t>
      </w:r>
      <w:r w:rsidRPr="00B1479A" w:rsidR="00DB6024">
        <w:rPr>
          <w:rFonts w:hint="eastAsia"/>
          <w:szCs w:val="21"/>
        </w:rPr>
        <w:t>-</w:t>
      </w:r>
      <w:r w:rsidRPr="00B1479A" w:rsidR="00DB6024">
        <w:rPr>
          <w:szCs w:val="21"/>
        </w:rPr>
        <w:t>5</w:t>
      </w:r>
      <w:r w:rsidRPr="00B1479A" w:rsidR="00DB6024">
        <w:rPr>
          <w:rFonts w:hint="eastAsia"/>
          <w:szCs w:val="21"/>
        </w:rPr>
        <w:t>338</w:t>
      </w:r>
      <w:r w:rsidRPr="00B1479A">
        <w:rPr>
          <w:szCs w:val="21"/>
        </w:rPr>
        <w:t>）</w:t>
      </w:r>
    </w:p>
    <w:p w:rsidRPr="00B1479A" w:rsidR="00412473" w:rsidP="00412473" w:rsidRDefault="00412473" w14:paraId="1FF11282" w14:textId="6D1F6238">
      <w:pPr>
        <w:rPr>
          <w:rFonts w:ascii="ＭＳ 明朝" w:hAnsi="ＭＳ 明朝"/>
          <w:spacing w:val="-10"/>
          <w:szCs w:val="21"/>
        </w:rPr>
      </w:pPr>
      <w:r w:rsidRPr="00B1479A">
        <w:rPr>
          <w:rFonts w:hint="eastAsia" w:ascii="ＭＳ 明朝" w:hAnsi="ＭＳ 明朝"/>
          <w:spacing w:val="-10"/>
          <w:szCs w:val="21"/>
        </w:rPr>
        <w:t>筑波大学</w:t>
      </w:r>
      <w:r w:rsidRPr="00B1479A" w:rsidR="00671C30">
        <w:rPr>
          <w:rFonts w:ascii="ＭＳ 明朝" w:hAnsi="ＭＳ 明朝"/>
          <w:spacing w:val="-10"/>
          <w:szCs w:val="21"/>
        </w:rPr>
        <w:t xml:space="preserve"> </w:t>
      </w:r>
      <w:r w:rsidRPr="00B1479A">
        <w:rPr>
          <w:rFonts w:hint="eastAsia" w:ascii="ＭＳ 明朝" w:hAnsi="ＭＳ 明朝"/>
          <w:spacing w:val="-10"/>
          <w:szCs w:val="21"/>
        </w:rPr>
        <w:t>システム情報系</w:t>
      </w:r>
      <w:r w:rsidRPr="00B1479A" w:rsidR="00671C30">
        <w:rPr>
          <w:rFonts w:ascii="ＭＳ 明朝" w:hAnsi="ＭＳ 明朝"/>
          <w:spacing w:val="-10"/>
          <w:szCs w:val="21"/>
        </w:rPr>
        <w:t xml:space="preserve"> </w:t>
      </w:r>
      <w:r w:rsidRPr="00B1479A">
        <w:rPr>
          <w:rFonts w:hint="eastAsia" w:ascii="ＭＳ 明朝" w:hAnsi="ＭＳ 明朝"/>
          <w:spacing w:val="-10"/>
          <w:szCs w:val="21"/>
        </w:rPr>
        <w:t>研究倫理委員会</w:t>
      </w:r>
      <w:r w:rsidRPr="00B1479A" w:rsidR="00671C30">
        <w:rPr>
          <w:rFonts w:ascii="ＭＳ 明朝" w:hAnsi="ＭＳ 明朝"/>
          <w:spacing w:val="-10"/>
          <w:szCs w:val="21"/>
        </w:rPr>
        <w:t xml:space="preserve"> </w:t>
      </w:r>
      <w:r w:rsidRPr="00B1479A">
        <w:rPr>
          <w:rFonts w:hint="eastAsia" w:ascii="ＭＳ 明朝" w:hAnsi="ＭＳ 明朝"/>
          <w:spacing w:val="-10"/>
          <w:szCs w:val="21"/>
        </w:rPr>
        <w:t>事務局</w:t>
      </w:r>
    </w:p>
    <w:p w:rsidRPr="00B1479A" w:rsidR="0009345E" w:rsidP="00592824" w:rsidRDefault="00014AC5" w14:paraId="1AE582C8" w14:textId="474C0013">
      <w:pPr>
        <w:ind w:firstLine="1330" w:firstLineChars="700"/>
        <w:rPr>
          <w:rFonts w:ascii="ＭＳ 明朝" w:hAnsi="ＭＳ 明朝"/>
          <w:szCs w:val="21"/>
        </w:rPr>
      </w:pPr>
      <w:r w:rsidRPr="00B1479A">
        <w:rPr>
          <w:rFonts w:hint="eastAsia" w:ascii="ＭＳ 明朝" w:hAnsi="ＭＳ 明朝"/>
          <w:spacing w:val="-10"/>
          <w:szCs w:val="21"/>
        </w:rPr>
        <w:t>（</w:t>
      </w:r>
      <w:r w:rsidRPr="00B1479A" w:rsidR="00412473">
        <w:rPr>
          <w:rFonts w:hint="eastAsia" w:ascii="ＭＳ 明朝" w:hAnsi="ＭＳ 明朝"/>
          <w:spacing w:val="-10"/>
          <w:szCs w:val="21"/>
        </w:rPr>
        <w:t>システム情報</w:t>
      </w:r>
      <w:r w:rsidRPr="00B1479A" w:rsidR="006D569D">
        <w:rPr>
          <w:rFonts w:hint="eastAsia" w:ascii="ＭＳ 明朝" w:hAnsi="ＭＳ 明朝"/>
          <w:spacing w:val="-10"/>
          <w:szCs w:val="21"/>
        </w:rPr>
        <w:t>エリア</w:t>
      </w:r>
      <w:r w:rsidRPr="00B1479A" w:rsidR="00412473">
        <w:rPr>
          <w:rFonts w:hint="eastAsia" w:ascii="ＭＳ 明朝" w:hAnsi="ＭＳ 明朝"/>
          <w:spacing w:val="-10"/>
          <w:szCs w:val="21"/>
        </w:rPr>
        <w:t>支援室　 TEL：０２９－８５３－４９８９）</w:t>
      </w:r>
      <w:r w:rsidRPr="00B1479A" w:rsidR="0009345E">
        <w:rPr>
          <w:rFonts w:ascii="ＭＳ 明朝" w:hAnsi="ＭＳ 明朝"/>
          <w:szCs w:val="21"/>
        </w:rPr>
        <w:br w:type="page"/>
      </w:r>
    </w:p>
    <w:p w:rsidRPr="00B1479A" w:rsidR="006C393F" w:rsidP="7B9682A7" w:rsidRDefault="006C393F" w14:paraId="3984DC02" w14:textId="4E4C2001">
      <w:pPr>
        <w:rPr>
          <w:rFonts w:ascii="ＭＳ 明朝" w:hAnsi="ＭＳ 明朝"/>
          <w:sz w:val="24"/>
          <w:szCs w:val="24"/>
        </w:rPr>
      </w:pPr>
      <w:r w:rsidRPr="7B9682A7" w:rsidR="006C393F">
        <w:rPr>
          <w:rFonts w:ascii="ＭＳ 明朝" w:hAnsi="ＭＳ 明朝"/>
          <w:sz w:val="24"/>
          <w:szCs w:val="24"/>
        </w:rPr>
        <w:t>（裏面）</w:t>
      </w:r>
      <w:r w:rsidRPr="7B9682A7" w:rsidR="5D767CE8">
        <w:rPr>
          <w:rFonts w:ascii="ＭＳ 明朝" w:hAnsi="ＭＳ 明朝"/>
          <w:sz w:val="24"/>
          <w:szCs w:val="24"/>
        </w:rPr>
        <w:t>研究の概要について</w:t>
      </w:r>
    </w:p>
    <w:p w:rsidR="5D767CE8" w:rsidP="7B9682A7" w:rsidRDefault="5D767CE8" w14:paraId="2BE730C2" w14:textId="7E096E3E">
      <w:pPr>
        <w:spacing w:before="240" w:beforeAutospacing="off" w:after="240" w:afterAutospacing="off"/>
      </w:pPr>
      <w:r w:rsidRPr="7B9682A7" w:rsidR="5D767CE8">
        <w:rPr>
          <w:rFonts w:ascii="ＭＳ 明朝" w:hAnsi="ＭＳ 明朝" w:eastAsia="ＭＳ 明朝" w:cs="ＭＳ 明朝"/>
          <w:noProof w:val="0"/>
          <w:sz w:val="24"/>
          <w:szCs w:val="24"/>
          <w:lang w:eastAsia="ja-JP"/>
        </w:rPr>
        <w:t>[研究対象者条件]</w:t>
      </w:r>
      <w:r>
        <w:br/>
      </w:r>
      <w:r w:rsidRPr="7B9682A7" w:rsidR="5D767CE8">
        <w:rPr>
          <w:rFonts w:ascii="ＭＳ 明朝" w:hAnsi="ＭＳ 明朝" w:eastAsia="ＭＳ 明朝" w:cs="ＭＳ 明朝"/>
          <w:noProof w:val="0"/>
          <w:sz w:val="24"/>
          <w:szCs w:val="24"/>
          <w:lang w:eastAsia="ja-JP"/>
        </w:rPr>
        <w:t xml:space="preserve"> 本研究では，聴覚・平衡感覚・皮膚感覚に重大な問題がなく，仰臥位が可能な満18歳以上の成人を対象として実施します。研究対象者は個人の自由意思を持つものとし，実施責任者および実施分担者は研究対象者の個人の自由意思を十分に尊重します。個人の自由意思による参加のため，実験に不参加の場合でも研究対象者には一切の不利益はありません。</w:t>
      </w:r>
      <w:r>
        <w:br/>
      </w:r>
      <w:r w:rsidRPr="7B9682A7" w:rsidR="5D767CE8">
        <w:rPr>
          <w:rFonts w:ascii="ＭＳ 明朝" w:hAnsi="ＭＳ 明朝" w:eastAsia="ＭＳ 明朝" w:cs="ＭＳ 明朝"/>
          <w:noProof w:val="0"/>
          <w:sz w:val="24"/>
          <w:szCs w:val="24"/>
          <w:lang w:eastAsia="ja-JP"/>
        </w:rPr>
        <w:t xml:space="preserve"> また，除外基準として，めまい・乗り物酔いの既往が強い者，長時間の仰臥位で痛みが生じる者，腰痛・頸部痛が悪化する可能性のある者，皮膚疾患・褥瘡リスクの高い者，妊娠中の者は対象外とします。</w:t>
      </w:r>
    </w:p>
    <w:p w:rsidR="5D767CE8" w:rsidP="7B9682A7" w:rsidRDefault="5D767CE8" w14:paraId="4F14353E" w14:textId="23FB634C">
      <w:pPr>
        <w:spacing w:before="240" w:beforeAutospacing="off" w:after="240" w:afterAutospacing="off"/>
      </w:pPr>
      <w:r w:rsidRPr="7B9682A7" w:rsidR="5D767CE8">
        <w:rPr>
          <w:rFonts w:ascii="ＭＳ 明朝" w:hAnsi="ＭＳ 明朝" w:eastAsia="ＭＳ 明朝" w:cs="ＭＳ 明朝"/>
          <w:noProof w:val="0"/>
          <w:sz w:val="24"/>
          <w:szCs w:val="24"/>
          <w:lang w:eastAsia="ja-JP"/>
        </w:rPr>
        <w:t>[目的]</w:t>
      </w:r>
      <w:r>
        <w:br/>
      </w:r>
      <w:r w:rsidRPr="7B9682A7" w:rsidR="5D767CE8">
        <w:rPr>
          <w:rFonts w:ascii="ＭＳ 明朝" w:hAnsi="ＭＳ 明朝" w:eastAsia="ＭＳ 明朝" w:cs="ＭＳ 明朝"/>
          <w:noProof w:val="0"/>
          <w:sz w:val="24"/>
          <w:szCs w:val="24"/>
          <w:lang w:eastAsia="ja-JP"/>
        </w:rPr>
        <w:t xml:space="preserve"> 本研究は，四つの粒状ジャミングバッグの剛性（硬さ）分布を条件ごとに変化させることで，実際には水平に寝ているにもかかわらず，身体が傾いているように感じる擬似傾斜知覚が生じるかを検証し，剛性勾配と主観的傾斜角の対応関係を定量化することを目的とします。</w:t>
      </w:r>
    </w:p>
    <w:p w:rsidR="5D767CE8" w:rsidP="7B9682A7" w:rsidRDefault="5D767CE8" w14:paraId="018B0700" w14:textId="0564A902">
      <w:pPr>
        <w:spacing w:before="240" w:beforeAutospacing="off" w:after="240" w:afterAutospacing="off"/>
      </w:pPr>
      <w:r w:rsidRPr="7B9682A7" w:rsidR="5D767CE8">
        <w:rPr>
          <w:rFonts w:ascii="ＭＳ 明朝" w:hAnsi="ＭＳ 明朝" w:eastAsia="ＭＳ 明朝" w:cs="ＭＳ 明朝"/>
          <w:noProof w:val="0"/>
          <w:sz w:val="24"/>
          <w:szCs w:val="24"/>
          <w:lang w:eastAsia="ja-JP"/>
        </w:rPr>
        <w:t>[意義]</w:t>
      </w:r>
      <w:r>
        <w:br/>
      </w:r>
      <w:r w:rsidRPr="7B9682A7" w:rsidR="5D767CE8">
        <w:rPr>
          <w:rFonts w:ascii="ＭＳ 明朝" w:hAnsi="ＭＳ 明朝" w:eastAsia="ＭＳ 明朝" w:cs="ＭＳ 明朝"/>
          <w:noProof w:val="0"/>
          <w:sz w:val="24"/>
          <w:szCs w:val="24"/>
          <w:lang w:eastAsia="ja-JP"/>
        </w:rPr>
        <w:t xml:space="preserve"> 身体を動かさずに姿勢感覚を提示する手法は，VR・医療・設計工学等への応用が期待されます。本研究は，支持面の「空間的な剛性勾配」が姿勢知覚に与える影響を，基礎的に明らかにすることを意義とします。</w:t>
      </w:r>
    </w:p>
    <w:p w:rsidR="5D767CE8" w:rsidP="7B9682A7" w:rsidRDefault="5D767CE8" w14:paraId="200B12BE" w14:textId="14BD47D1">
      <w:pPr>
        <w:spacing w:before="240" w:beforeAutospacing="off" w:after="240" w:afterAutospacing="off"/>
      </w:pPr>
      <w:r w:rsidRPr="7B9682A7" w:rsidR="5D767CE8">
        <w:rPr>
          <w:rFonts w:ascii="ＭＳ 明朝" w:hAnsi="ＭＳ 明朝" w:eastAsia="ＭＳ 明朝" w:cs="ＭＳ 明朝"/>
          <w:noProof w:val="0"/>
          <w:sz w:val="24"/>
          <w:szCs w:val="24"/>
          <w:lang w:eastAsia="ja-JP"/>
        </w:rPr>
        <w:t>[方法]</w:t>
      </w:r>
      <w:r>
        <w:br/>
      </w:r>
      <w:r w:rsidRPr="7B9682A7" w:rsidR="5D767CE8">
        <w:rPr>
          <w:rFonts w:ascii="ＭＳ 明朝" w:hAnsi="ＭＳ 明朝" w:eastAsia="ＭＳ 明朝" w:cs="ＭＳ 明朝"/>
          <w:noProof w:val="0"/>
          <w:sz w:val="24"/>
          <w:szCs w:val="24"/>
          <w:lang w:eastAsia="ja-JP"/>
        </w:rPr>
        <w:t xml:space="preserve"> 研究対象者には，四つの粒状ジャミングバッグが配置された支持面上に仰臥位で横になっていただきます。視覚的な手がかりを減らすためアイマスクを装着していただきます。各条件では，研究者が事前に設定した真空圧によりバッグの剛性を固定し，研究対象者が感じる傾斜方向と傾斜の大きさを，円が印刷された用紙に線で描いて回答していただきます。個人が特定できる音声・画像の記録は行いません。</w:t>
      </w:r>
    </w:p>
    <w:p w:rsidR="5D767CE8" w:rsidP="7B9682A7" w:rsidRDefault="5D767CE8" w14:paraId="28CF690A" w14:textId="780002F4">
      <w:pPr>
        <w:spacing w:before="240" w:beforeAutospacing="off" w:after="240" w:afterAutospacing="off"/>
      </w:pPr>
      <w:r w:rsidRPr="7B9682A7" w:rsidR="5D767CE8">
        <w:rPr>
          <w:rFonts w:ascii="ＭＳ 明朝" w:hAnsi="ＭＳ 明朝" w:eastAsia="ＭＳ 明朝" w:cs="ＭＳ 明朝"/>
          <w:noProof w:val="0"/>
          <w:sz w:val="24"/>
          <w:szCs w:val="24"/>
          <w:lang w:eastAsia="ja-JP"/>
        </w:rPr>
        <w:t>[実験内容]</w:t>
      </w:r>
      <w:r>
        <w:br/>
      </w:r>
      <w:r w:rsidRPr="7B9682A7" w:rsidR="5D767CE8">
        <w:rPr>
          <w:rFonts w:ascii="ＭＳ 明朝" w:hAnsi="ＭＳ 明朝" w:eastAsia="ＭＳ 明朝" w:cs="ＭＳ 明朝"/>
          <w:noProof w:val="0"/>
          <w:sz w:val="24"/>
          <w:szCs w:val="24"/>
          <w:lang w:eastAsia="ja-JP"/>
        </w:rPr>
        <w:t xml:space="preserve"> 研究対象者には，以下の手順で実験に参加していただきます。</w:t>
      </w:r>
    </w:p>
    <w:p w:rsidR="5D767CE8" w:rsidP="7B9682A7" w:rsidRDefault="5D767CE8" w14:paraId="60F6997D" w14:textId="7D05C243">
      <w:pPr>
        <w:pStyle w:val="af1"/>
        <w:numPr>
          <w:ilvl w:val="0"/>
          <w:numId w:val="25"/>
        </w:numPr>
        <w:spacing w:before="240" w:beforeAutospacing="off" w:after="240" w:afterAutospacing="off"/>
        <w:ind w:leftChars="0"/>
        <w:rPr>
          <w:rFonts w:ascii="ＭＳ 明朝" w:hAnsi="ＭＳ 明朝" w:eastAsia="ＭＳ 明朝" w:cs="ＭＳ 明朝"/>
          <w:noProof w:val="0"/>
          <w:sz w:val="24"/>
          <w:szCs w:val="24"/>
          <w:lang w:eastAsia="ja-JP"/>
        </w:rPr>
      </w:pPr>
      <w:r w:rsidRPr="7B9682A7" w:rsidR="5D767CE8">
        <w:rPr>
          <w:rFonts w:ascii="ＭＳ 明朝" w:hAnsi="ＭＳ 明朝" w:eastAsia="ＭＳ 明朝" w:cs="ＭＳ 明朝"/>
          <w:noProof w:val="0"/>
          <w:sz w:val="24"/>
          <w:szCs w:val="24"/>
          <w:lang w:eastAsia="ja-JP"/>
        </w:rPr>
        <w:t>研究の説明と同意取得を行います。</w:t>
      </w:r>
    </w:p>
    <w:p w:rsidR="5D767CE8" w:rsidP="7B9682A7" w:rsidRDefault="5D767CE8" w14:paraId="21119669" w14:textId="4F0E01A8">
      <w:pPr>
        <w:pStyle w:val="af1"/>
        <w:numPr>
          <w:ilvl w:val="0"/>
          <w:numId w:val="25"/>
        </w:numPr>
        <w:spacing w:before="240" w:beforeAutospacing="off" w:after="240" w:afterAutospacing="off"/>
        <w:ind w:leftChars="0"/>
        <w:rPr>
          <w:rFonts w:ascii="ＭＳ 明朝" w:hAnsi="ＭＳ 明朝" w:eastAsia="ＭＳ 明朝" w:cs="ＭＳ 明朝"/>
          <w:noProof w:val="0"/>
          <w:sz w:val="24"/>
          <w:szCs w:val="24"/>
          <w:lang w:eastAsia="ja-JP"/>
        </w:rPr>
      </w:pPr>
      <w:r w:rsidRPr="7B9682A7" w:rsidR="5D767CE8">
        <w:rPr>
          <w:rFonts w:ascii="ＭＳ 明朝" w:hAnsi="ＭＳ 明朝" w:eastAsia="ＭＳ 明朝" w:cs="ＭＳ 明朝"/>
          <w:noProof w:val="0"/>
          <w:sz w:val="24"/>
          <w:szCs w:val="24"/>
          <w:lang w:eastAsia="ja-JP"/>
        </w:rPr>
        <w:t>靴や厚手の上着などを外し，装置上に仰臥位でゆっくり横になります。必要に応じて頭部・膝下にクッションを入れます。</w:t>
      </w:r>
    </w:p>
    <w:p w:rsidR="5D767CE8" w:rsidP="7B9682A7" w:rsidRDefault="5D767CE8" w14:paraId="07E92A18" w14:textId="08F4ADAE">
      <w:pPr>
        <w:pStyle w:val="af1"/>
        <w:numPr>
          <w:ilvl w:val="0"/>
          <w:numId w:val="25"/>
        </w:numPr>
        <w:spacing w:before="240" w:beforeAutospacing="off" w:after="240" w:afterAutospacing="off"/>
        <w:ind w:leftChars="0"/>
        <w:rPr>
          <w:rFonts w:ascii="ＭＳ 明朝" w:hAnsi="ＭＳ 明朝" w:eastAsia="ＭＳ 明朝" w:cs="ＭＳ 明朝"/>
          <w:noProof w:val="0"/>
          <w:sz w:val="24"/>
          <w:szCs w:val="24"/>
          <w:lang w:eastAsia="ja-JP"/>
        </w:rPr>
      </w:pPr>
      <w:r w:rsidRPr="7B9682A7" w:rsidR="5D767CE8">
        <w:rPr>
          <w:rFonts w:ascii="ＭＳ 明朝" w:hAnsi="ＭＳ 明朝" w:eastAsia="ＭＳ 明朝" w:cs="ＭＳ 明朝"/>
          <w:noProof w:val="0"/>
          <w:sz w:val="24"/>
          <w:szCs w:val="24"/>
          <w:lang w:eastAsia="ja-JP"/>
        </w:rPr>
        <w:t>アイマスクを装着し，各条件で10〜15秒ほど安静にして接触面に順応する時間を取ります。</w:t>
      </w:r>
    </w:p>
    <w:p w:rsidR="5D767CE8" w:rsidP="7B9682A7" w:rsidRDefault="5D767CE8" w14:paraId="0B854155" w14:textId="4AFB7449">
      <w:pPr>
        <w:pStyle w:val="af1"/>
        <w:numPr>
          <w:ilvl w:val="0"/>
          <w:numId w:val="25"/>
        </w:numPr>
        <w:spacing w:before="240" w:beforeAutospacing="off" w:after="240" w:afterAutospacing="off"/>
        <w:ind w:leftChars="0"/>
        <w:rPr>
          <w:rFonts w:ascii="ＭＳ 明朝" w:hAnsi="ＭＳ 明朝" w:eastAsia="ＭＳ 明朝" w:cs="ＭＳ 明朝"/>
          <w:noProof w:val="0"/>
          <w:sz w:val="24"/>
          <w:szCs w:val="24"/>
          <w:lang w:eastAsia="ja-JP"/>
        </w:rPr>
      </w:pPr>
      <w:r w:rsidRPr="7B9682A7" w:rsidR="5D767CE8">
        <w:rPr>
          <w:rFonts w:ascii="ＭＳ 明朝" w:hAnsi="ＭＳ 明朝" w:eastAsia="ＭＳ 明朝" w:cs="ＭＳ 明朝"/>
          <w:noProof w:val="0"/>
          <w:sz w:val="24"/>
          <w:szCs w:val="24"/>
          <w:lang w:eastAsia="ja-JP"/>
        </w:rPr>
        <w:t>その後，「現在どの方向にどれほど傾いていると感じるか」を，回答用紙（円の中心からの線）として一度だけ描いていただきます（描画時はアイマスクを外します）。</w:t>
      </w:r>
    </w:p>
    <w:p w:rsidR="5D767CE8" w:rsidP="7B9682A7" w:rsidRDefault="5D767CE8" w14:paraId="3933214A" w14:textId="2FFCD785">
      <w:pPr>
        <w:pStyle w:val="af1"/>
        <w:numPr>
          <w:ilvl w:val="0"/>
          <w:numId w:val="25"/>
        </w:numPr>
        <w:spacing w:before="240" w:beforeAutospacing="off" w:after="240" w:afterAutospacing="off"/>
        <w:ind w:leftChars="0"/>
        <w:rPr>
          <w:rFonts w:ascii="ＭＳ 明朝" w:hAnsi="ＭＳ 明朝" w:eastAsia="ＭＳ 明朝" w:cs="ＭＳ 明朝"/>
          <w:noProof w:val="0"/>
          <w:sz w:val="24"/>
          <w:szCs w:val="24"/>
          <w:lang w:eastAsia="ja-JP"/>
        </w:rPr>
      </w:pPr>
      <w:r w:rsidRPr="7B9682A7" w:rsidR="5D767CE8">
        <w:rPr>
          <w:rFonts w:ascii="ＭＳ 明朝" w:hAnsi="ＭＳ 明朝" w:eastAsia="ＭＳ 明朝" w:cs="ＭＳ 明朝"/>
          <w:noProof w:val="0"/>
          <w:sz w:val="24"/>
          <w:szCs w:val="24"/>
          <w:lang w:eastAsia="ja-JP"/>
        </w:rPr>
        <w:t>条件間に1〜2分の休憩を挟み，合計6条件を目安に繰り返します。</w:t>
      </w:r>
    </w:p>
    <w:p w:rsidR="5D767CE8" w:rsidP="7B9682A7" w:rsidRDefault="5D767CE8" w14:paraId="5F3AE85D" w14:textId="4DFF7A43">
      <w:pPr>
        <w:spacing w:before="240" w:beforeAutospacing="off" w:after="240" w:afterAutospacing="off"/>
      </w:pPr>
      <w:r w:rsidRPr="7B9682A7" w:rsidR="5D767CE8">
        <w:rPr>
          <w:rFonts w:ascii="ＭＳ 明朝" w:hAnsi="ＭＳ 明朝" w:eastAsia="ＭＳ 明朝" w:cs="ＭＳ 明朝"/>
          <w:noProof w:val="0"/>
          <w:sz w:val="24"/>
          <w:szCs w:val="24"/>
          <w:lang w:eastAsia="ja-JP"/>
        </w:rPr>
        <w:t>なお，真空圧の設定は研究対象者が横たわる前に行い，実験中に真空ポンプは動作させません（静的な支持面特性のみを提示します）。</w:t>
      </w:r>
    </w:p>
    <w:p w:rsidR="5D767CE8" w:rsidP="7B9682A7" w:rsidRDefault="5D767CE8" w14:paraId="02774192" w14:textId="22548625">
      <w:pPr>
        <w:spacing w:before="240" w:beforeAutospacing="off" w:after="240" w:afterAutospacing="off"/>
      </w:pPr>
      <w:r w:rsidRPr="09C8DD90" w:rsidR="5D767CE8">
        <w:rPr>
          <w:rFonts w:ascii="ＭＳ 明朝" w:hAnsi="ＭＳ 明朝" w:eastAsia="ＭＳ 明朝" w:cs="ＭＳ 明朝"/>
          <w:noProof w:val="0"/>
          <w:sz w:val="24"/>
          <w:szCs w:val="24"/>
          <w:lang w:eastAsia="ja-JP"/>
        </w:rPr>
        <w:t>[所要時間]</w:t>
      </w:r>
      <w:r>
        <w:br/>
      </w:r>
      <w:r w:rsidRPr="09C8DD90" w:rsidR="5D767CE8">
        <w:rPr>
          <w:rFonts w:ascii="ＭＳ 明朝" w:hAnsi="ＭＳ 明朝" w:eastAsia="ＭＳ 明朝" w:cs="ＭＳ 明朝"/>
          <w:noProof w:val="0"/>
          <w:sz w:val="24"/>
          <w:szCs w:val="24"/>
          <w:lang w:eastAsia="ja-JP"/>
        </w:rPr>
        <w:t xml:space="preserve"> 約</w:t>
      </w:r>
      <w:ins w:author="清水　紘輔" w:date="2026-01-06T01:31:16.422Z" w:id="1166879489">
        <w:r w:rsidRPr="09C8DD90" w:rsidR="3BD864FA">
          <w:rPr>
            <w:rFonts w:ascii="ＭＳ 明朝" w:hAnsi="ＭＳ 明朝" w:eastAsia="ＭＳ 明朝" w:cs="ＭＳ 明朝"/>
            <w:noProof w:val="0"/>
            <w:sz w:val="24"/>
            <w:szCs w:val="24"/>
            <w:lang w:eastAsia="ja-JP"/>
          </w:rPr>
          <w:t>50</w:t>
        </w:r>
      </w:ins>
      <w:del w:author="清水　紘輔" w:date="2026-01-06T01:31:15.534Z" w:id="1334691149">
        <w:r w:rsidRPr="09C8DD90" w:rsidDel="5D767CE8">
          <w:rPr>
            <w:rFonts w:ascii="ＭＳ 明朝" w:hAnsi="ＭＳ 明朝" w:eastAsia="ＭＳ 明朝" w:cs="ＭＳ 明朝"/>
            <w:noProof w:val="0"/>
            <w:sz w:val="24"/>
            <w:szCs w:val="24"/>
            <w:lang w:eastAsia="ja-JP"/>
          </w:rPr>
          <w:delText>45</w:delText>
        </w:r>
      </w:del>
      <w:r w:rsidRPr="09C8DD90" w:rsidR="5D767CE8">
        <w:rPr>
          <w:rFonts w:ascii="ＭＳ 明朝" w:hAnsi="ＭＳ 明朝" w:eastAsia="ＭＳ 明朝" w:cs="ＭＳ 明朝"/>
          <w:noProof w:val="0"/>
          <w:sz w:val="24"/>
          <w:szCs w:val="24"/>
          <w:lang w:eastAsia="ja-JP"/>
        </w:rPr>
        <w:t>分（説明10分＋準備5分＋試行・休憩</w:t>
      </w:r>
      <w:ins w:author="清水　紘輔" w:date="2026-01-06T01:31:34.315Z" w:id="1540164677">
        <w:r w:rsidRPr="09C8DD90" w:rsidR="40810C73">
          <w:rPr>
            <w:rFonts w:ascii="ＭＳ 明朝" w:hAnsi="ＭＳ 明朝" w:eastAsia="ＭＳ 明朝" w:cs="ＭＳ 明朝"/>
            <w:noProof w:val="0"/>
            <w:sz w:val="24"/>
            <w:szCs w:val="24"/>
            <w:lang w:eastAsia="ja-JP"/>
          </w:rPr>
          <w:t>30</w:t>
        </w:r>
      </w:ins>
      <w:del w:author="清水　紘輔" w:date="2026-01-06T01:31:33.799Z" w:id="103063259">
        <w:r w:rsidRPr="09C8DD90" w:rsidDel="5D767CE8">
          <w:rPr>
            <w:rFonts w:ascii="ＭＳ 明朝" w:hAnsi="ＭＳ 明朝" w:eastAsia="ＭＳ 明朝" w:cs="ＭＳ 明朝"/>
            <w:noProof w:val="0"/>
            <w:sz w:val="24"/>
            <w:szCs w:val="24"/>
            <w:lang w:eastAsia="ja-JP"/>
          </w:rPr>
          <w:delText>25</w:delText>
        </w:r>
      </w:del>
      <w:r w:rsidRPr="09C8DD90" w:rsidR="5D767CE8">
        <w:rPr>
          <w:rFonts w:ascii="ＭＳ 明朝" w:hAnsi="ＭＳ 明朝" w:eastAsia="ＭＳ 明朝" w:cs="ＭＳ 明朝"/>
          <w:noProof w:val="0"/>
          <w:sz w:val="24"/>
          <w:szCs w:val="24"/>
          <w:lang w:eastAsia="ja-JP"/>
        </w:rPr>
        <w:t>分＋終了処理5分）</w:t>
      </w:r>
    </w:p>
    <w:p w:rsidR="5D767CE8" w:rsidP="7B9682A7" w:rsidRDefault="5D767CE8" w14:paraId="2D29FC93" w14:textId="39DD66EF">
      <w:pPr>
        <w:spacing w:before="240" w:beforeAutospacing="off" w:after="240" w:afterAutospacing="off"/>
      </w:pPr>
      <w:r w:rsidRPr="7B9682A7" w:rsidR="5D767CE8">
        <w:rPr>
          <w:rFonts w:ascii="ＭＳ 明朝" w:hAnsi="ＭＳ 明朝" w:eastAsia="ＭＳ 明朝" w:cs="ＭＳ 明朝"/>
          <w:noProof w:val="0"/>
          <w:sz w:val="24"/>
          <w:szCs w:val="24"/>
          <w:lang w:eastAsia="ja-JP"/>
        </w:rPr>
        <w:t>[考えられるリスク]</w:t>
      </w:r>
      <w:r>
        <w:br/>
      </w:r>
      <w:r w:rsidRPr="7B9682A7" w:rsidR="5D767CE8">
        <w:rPr>
          <w:rFonts w:ascii="ＭＳ 明朝" w:hAnsi="ＭＳ 明朝" w:eastAsia="ＭＳ 明朝" w:cs="ＭＳ 明朝"/>
          <w:noProof w:val="0"/>
          <w:sz w:val="24"/>
          <w:szCs w:val="24"/>
          <w:lang w:eastAsia="ja-JP"/>
        </w:rPr>
        <w:t xml:space="preserve"> 本実験で想定される肉体的・精神的苦痛は，以下の通りです。</w:t>
      </w:r>
      <w:r>
        <w:br/>
      </w:r>
      <w:r w:rsidRPr="7B9682A7" w:rsidR="5D767CE8">
        <w:rPr>
          <w:rFonts w:ascii="ＭＳ 明朝" w:hAnsi="ＭＳ 明朝" w:eastAsia="ＭＳ 明朝" w:cs="ＭＳ 明朝"/>
          <w:noProof w:val="0"/>
          <w:sz w:val="24"/>
          <w:szCs w:val="24"/>
          <w:lang w:eastAsia="ja-JP"/>
        </w:rPr>
        <w:t xml:space="preserve"> ・実際には水平であるにもかかわらず傾いているように感じることによる軽度の不安，違和感，混乱</w:t>
      </w:r>
      <w:r>
        <w:br/>
      </w:r>
      <w:r w:rsidRPr="7B9682A7" w:rsidR="5D767CE8">
        <w:rPr>
          <w:rFonts w:ascii="ＭＳ 明朝" w:hAnsi="ＭＳ 明朝" w:eastAsia="ＭＳ 明朝" w:cs="ＭＳ 明朝"/>
          <w:noProof w:val="0"/>
          <w:sz w:val="24"/>
          <w:szCs w:val="24"/>
          <w:lang w:eastAsia="ja-JP"/>
        </w:rPr>
        <w:t xml:space="preserve"> ・アイマスク装着による不安感</w:t>
      </w:r>
      <w:r>
        <w:br/>
      </w:r>
      <w:r w:rsidRPr="7B9682A7" w:rsidR="5D767CE8">
        <w:rPr>
          <w:rFonts w:ascii="ＭＳ 明朝" w:hAnsi="ＭＳ 明朝" w:eastAsia="ＭＳ 明朝" w:cs="ＭＳ 明朝"/>
          <w:noProof w:val="0"/>
          <w:sz w:val="24"/>
          <w:szCs w:val="24"/>
          <w:lang w:eastAsia="ja-JP"/>
        </w:rPr>
        <w:t xml:space="preserve"> ・肩甲骨・仙骨など荷重支持点での局所的な圧迫感や軽度の痛み，しびれ</w:t>
      </w:r>
      <w:r>
        <w:br/>
      </w:r>
      <w:r w:rsidRPr="7B9682A7" w:rsidR="5D767CE8">
        <w:rPr>
          <w:rFonts w:ascii="ＭＳ 明朝" w:hAnsi="ＭＳ 明朝" w:eastAsia="ＭＳ 明朝" w:cs="ＭＳ 明朝"/>
          <w:noProof w:val="0"/>
          <w:sz w:val="24"/>
          <w:szCs w:val="24"/>
          <w:lang w:eastAsia="ja-JP"/>
        </w:rPr>
        <w:t xml:space="preserve"> ・仰臥位保持による筋緊張，疲労</w:t>
      </w:r>
      <w:r>
        <w:br/>
      </w:r>
      <w:r w:rsidRPr="7B9682A7" w:rsidR="5D767CE8">
        <w:rPr>
          <w:rFonts w:ascii="ＭＳ 明朝" w:hAnsi="ＭＳ 明朝" w:eastAsia="ＭＳ 明朝" w:cs="ＭＳ 明朝"/>
          <w:noProof w:val="0"/>
          <w:sz w:val="24"/>
          <w:szCs w:val="24"/>
          <w:lang w:eastAsia="ja-JP"/>
        </w:rPr>
        <w:t xml:space="preserve"> ・実験終了後に立ち上がる際のふらつき</w:t>
      </w:r>
    </w:p>
    <w:p w:rsidR="5D767CE8" w:rsidP="7B9682A7" w:rsidRDefault="5D767CE8" w14:paraId="3183653C" w14:textId="1D611883">
      <w:pPr>
        <w:spacing w:before="240" w:beforeAutospacing="off" w:after="240" w:afterAutospacing="off"/>
      </w:pPr>
      <w:r w:rsidRPr="7B9682A7" w:rsidR="5D767CE8">
        <w:rPr>
          <w:rFonts w:ascii="ＭＳ 明朝" w:hAnsi="ＭＳ 明朝" w:eastAsia="ＭＳ 明朝" w:cs="ＭＳ 明朝"/>
          <w:noProof w:val="0"/>
          <w:sz w:val="24"/>
          <w:szCs w:val="24"/>
          <w:lang w:eastAsia="ja-JP"/>
        </w:rPr>
        <w:t>どのリスクについても，各条件間で休憩を設け，逐次体調確認を行います。また，任意で実験を中断・中止することが可能であり，「ストップ」の声かけや手挙げ等の合図で直ちに実験を停止します。必要に応じて保健管理センター等の受診を案内します。</w:t>
      </w:r>
    </w:p>
    <w:p w:rsidR="5D767CE8" w:rsidP="7B9682A7" w:rsidRDefault="5D767CE8" w14:paraId="6AB2A50C" w14:textId="4E04E356">
      <w:pPr>
        <w:spacing w:before="240" w:beforeAutospacing="off" w:after="240" w:afterAutospacing="off"/>
      </w:pPr>
      <w:r w:rsidRPr="7B9682A7" w:rsidR="5D767CE8">
        <w:rPr>
          <w:rFonts w:ascii="ＭＳ 明朝" w:hAnsi="ＭＳ 明朝" w:eastAsia="ＭＳ 明朝" w:cs="ＭＳ 明朝"/>
          <w:noProof w:val="0"/>
          <w:sz w:val="24"/>
          <w:szCs w:val="24"/>
          <w:lang w:eastAsia="ja-JP"/>
        </w:rPr>
        <w:t>[謝礼]</w:t>
      </w:r>
      <w:r>
        <w:br/>
      </w:r>
      <w:r w:rsidRPr="7B9682A7" w:rsidR="5D767CE8">
        <w:rPr>
          <w:rFonts w:ascii="ＭＳ 明朝" w:hAnsi="ＭＳ 明朝" w:eastAsia="ＭＳ 明朝" w:cs="ＭＳ 明朝"/>
          <w:noProof w:val="0"/>
          <w:sz w:val="24"/>
          <w:szCs w:val="24"/>
          <w:lang w:eastAsia="ja-JP"/>
        </w:rPr>
        <w:t xml:space="preserve"> 実験終了時に謝金をAmazonギフトカード（Eメールタイプ）にて800円お支払いいたします。</w:t>
      </w:r>
    </w:p>
    <w:p w:rsidR="7B9682A7" w:rsidRDefault="7B9682A7" w14:paraId="1D7DB134" w14:textId="301323C7"/>
    <w:p w:rsidR="5D767CE8" w:rsidP="7B9682A7" w:rsidRDefault="5D767CE8" w14:paraId="1FA79A08" w14:textId="5906D025">
      <w:pPr>
        <w:spacing w:before="240" w:beforeAutospacing="off" w:after="240" w:afterAutospacing="off"/>
      </w:pPr>
      <w:ins w:author="清水　紘輔" w:date="2026-01-06T01:44:57.992Z" w:id="980804521">
        <w:r w:rsidRPr="7D759118" w:rsidR="022B7412">
          <w:rPr>
            <w:rFonts w:ascii="ＭＳ 明朝" w:hAnsi="ＭＳ 明朝" w:eastAsia="ＭＳ 明朝" w:cs="ＭＳ 明朝"/>
            <w:noProof w:val="0"/>
            <w:sz w:val="24"/>
            <w:szCs w:val="24"/>
            <w:lang w:eastAsia="ja-JP"/>
          </w:rPr>
          <w:t>[</w:t>
        </w:r>
      </w:ins>
      <w:r w:rsidRPr="7D759118" w:rsidR="5D767CE8">
        <w:rPr>
          <w:rFonts w:ascii="ＭＳ 明朝" w:hAnsi="ＭＳ 明朝" w:eastAsia="ＭＳ 明朝" w:cs="ＭＳ 明朝"/>
          <w:noProof w:val="0"/>
          <w:sz w:val="24"/>
          <w:szCs w:val="24"/>
          <w:lang w:eastAsia="ja-JP"/>
        </w:rPr>
        <w:t>研究対象者の必要性，研究への参加におけるリスクと安全性，危険回避の方法について</w:t>
      </w:r>
      <w:ins w:author="清水　紘輔" w:date="2026-01-06T01:44:56.21Z" w:id="732630997">
        <w:r w:rsidRPr="7D759118" w:rsidR="6818E38C">
          <w:rPr>
            <w:rFonts w:ascii="ＭＳ 明朝" w:hAnsi="ＭＳ 明朝" w:eastAsia="ＭＳ 明朝" w:cs="ＭＳ 明朝"/>
            <w:noProof w:val="0"/>
            <w:sz w:val="24"/>
            <w:szCs w:val="24"/>
            <w:lang w:eastAsia="ja-JP"/>
          </w:rPr>
          <w:t>]</w:t>
        </w:r>
      </w:ins>
    </w:p>
    <w:p w:rsidR="5D767CE8" w:rsidP="7B9682A7" w:rsidRDefault="5D767CE8" w14:paraId="6A1FD19D" w14:textId="17142302">
      <w:pPr>
        <w:spacing w:before="240" w:beforeAutospacing="off" w:after="240" w:afterAutospacing="off"/>
        <w:rPr>
          <w:ins w:author="清水　紘輔" w:date="2026-01-06T01:31:54.839Z" w16du:dateUtc="2026-01-06T01:31:54.839Z" w:id="1610980163"/>
        </w:rPr>
      </w:pPr>
      <w:r w:rsidRPr="09C8DD90" w:rsidR="5D767CE8">
        <w:rPr>
          <w:rFonts w:ascii="ＭＳ 明朝" w:hAnsi="ＭＳ 明朝" w:eastAsia="ＭＳ 明朝" w:cs="ＭＳ 明朝"/>
          <w:noProof w:val="0"/>
          <w:sz w:val="24"/>
          <w:szCs w:val="24"/>
          <w:lang w:eastAsia="ja-JP"/>
        </w:rPr>
        <w:t>本研究は，人が支持面上で感じる傾斜感覚（主観評価）を測定することが必須のため，研究対象者に参加していただくことが必要です。</w:t>
      </w:r>
      <w:r>
        <w:br/>
      </w:r>
      <w:r w:rsidRPr="09C8DD90" w:rsidR="5D767CE8">
        <w:rPr>
          <w:rFonts w:ascii="ＭＳ 明朝" w:hAnsi="ＭＳ 明朝" w:eastAsia="ＭＳ 明朝" w:cs="ＭＳ 明朝"/>
          <w:noProof w:val="0"/>
          <w:sz w:val="24"/>
          <w:szCs w:val="24"/>
          <w:lang w:eastAsia="ja-JP"/>
        </w:rPr>
        <w:t xml:space="preserve"> また，万一健康被害が見られる場合は，保健管理センターもしくは近隣の医療機関で診察・治療を行い，国大協保険によりその補償を行います。</w:t>
      </w:r>
    </w:p>
    <w:p w:rsidR="12511833" w:rsidP="09C8DD90" w:rsidRDefault="12511833" w14:paraId="356A7539" w14:textId="65EB256B">
      <w:pPr>
        <w:pStyle w:val="a"/>
        <w:spacing w:before="240" w:beforeAutospacing="off" w:after="240" w:afterAutospacing="off"/>
        <w:ind w:firstLine="0"/>
        <w:rPr>
          <w:ins w:author="清水　紘輔" w:date="2026-01-06T01:35:55.051Z" w16du:dateUtc="2026-01-06T01:35:55.051Z" w:id="1284802435"/>
          <w:rFonts w:ascii="ＭＳ 明朝" w:hAnsi="ＭＳ 明朝" w:eastAsia="ＭＳ 明朝" w:cs="ＭＳ 明朝"/>
          <w:noProof w:val="0"/>
          <w:sz w:val="24"/>
          <w:szCs w:val="24"/>
          <w:lang w:eastAsia="ja-JP"/>
        </w:rPr>
      </w:pPr>
      <w:ins w:author="清水　紘輔" w:date="2026-01-06T01:34:19.878Z" w:id="317355869">
        <w:r w:rsidRPr="09C8DD90" w:rsidR="12511833">
          <w:rPr>
            <w:rFonts w:ascii="ＭＳ 明朝" w:hAnsi="ＭＳ 明朝" w:eastAsia="ＭＳ 明朝" w:cs="ＭＳ 明朝"/>
            <w:noProof w:val="0"/>
            <w:sz w:val="24"/>
            <w:szCs w:val="24"/>
            <w:lang w:eastAsia="ja-JP"/>
          </w:rPr>
          <w:t>横たわっていただくバッグは，減圧（真空に近づける）を行います。減圧を行うバッグは</w:t>
        </w:r>
      </w:ins>
      <w:ins w:author="清水　紘輔" w:date="2026-01-06T01:32:54.458Z" w:id="43387261">
        <w:r w:rsidRPr="09C8DD90" w:rsidR="0F549C03">
          <w:rPr>
            <w:rFonts w:ascii="ＭＳ 明朝" w:hAnsi="ＭＳ 明朝" w:eastAsia="ＭＳ 明朝" w:cs="ＭＳ 明朝"/>
            <w:noProof w:val="0"/>
            <w:sz w:val="24"/>
            <w:szCs w:val="24"/>
            <w:lang w:eastAsia="ja-JP"/>
          </w:rPr>
          <w:t>，独自の機器を用いた検証となるため，万が一破損が起こる可能性があります．</w:t>
        </w:r>
      </w:ins>
      <w:ins w:author="清水　紘輔" w:date="2026-01-06T01:35:27.699Z" w:id="1881248570">
        <w:r w:rsidRPr="09C8DD90" w:rsidR="557B049D">
          <w:rPr>
            <w:rFonts w:ascii="ＭＳ 明朝" w:hAnsi="ＭＳ 明朝" w:eastAsia="ＭＳ 明朝" w:cs="ＭＳ 明朝"/>
            <w:noProof w:val="0"/>
            <w:sz w:val="24"/>
            <w:szCs w:val="24"/>
            <w:lang w:eastAsia="ja-JP"/>
          </w:rPr>
          <w:t>減圧を行うため，破裂などの問題が起こることはないと存じますが，</w:t>
        </w:r>
      </w:ins>
      <w:ins w:author="清水　紘輔" w:date="2026-01-06T01:34:54.827Z" w:id="1930337253">
        <w:r w:rsidRPr="09C8DD90" w:rsidR="557B049D">
          <w:rPr>
            <w:rFonts w:ascii="ＭＳ 明朝" w:hAnsi="ＭＳ 明朝" w:eastAsia="ＭＳ 明朝" w:cs="ＭＳ 明朝"/>
            <w:noProof w:val="0"/>
            <w:sz w:val="24"/>
            <w:szCs w:val="24"/>
            <w:lang w:eastAsia="ja-JP"/>
          </w:rPr>
          <w:t>実験実施者は以下の</w:t>
        </w:r>
      </w:ins>
      <w:ins w:author="清水　紘輔" w:date="2026-01-06T01:35:53.481Z" w:id="1743237472">
        <w:r w:rsidRPr="09C8DD90" w:rsidR="557B049D">
          <w:rPr>
            <w:rFonts w:ascii="ＭＳ 明朝" w:hAnsi="ＭＳ 明朝" w:eastAsia="ＭＳ 明朝" w:cs="ＭＳ 明朝"/>
            <w:noProof w:val="0"/>
            <w:sz w:val="24"/>
            <w:szCs w:val="24"/>
            <w:lang w:eastAsia="ja-JP"/>
          </w:rPr>
          <w:t>事項に気を配ります。</w:t>
        </w:r>
      </w:ins>
    </w:p>
    <w:p w:rsidR="557B049D" w:rsidP="09C8DD90" w:rsidRDefault="557B049D" w14:paraId="7FDB03CE" w14:textId="03CFECB8">
      <w:pPr>
        <w:pStyle w:val="a"/>
        <w:spacing w:before="240" w:beforeAutospacing="off" w:after="240" w:afterAutospacing="off"/>
        <w:ind w:firstLine="0"/>
        <w:rPr>
          <w:del w:author="清水　紘輔" w:date="2026-01-06T01:34:45.905Z" w16du:dateUtc="2026-01-06T01:34:45.905Z" w:id="417166897"/>
          <w:rFonts w:ascii="ＭＳ 明朝" w:hAnsi="ＭＳ 明朝" w:eastAsia="ＭＳ 明朝" w:cs="ＭＳ 明朝"/>
          <w:noProof w:val="0"/>
          <w:sz w:val="24"/>
          <w:szCs w:val="24"/>
          <w:lang w:eastAsia="ja-JP"/>
        </w:rPr>
      </w:pPr>
      <w:ins w:author="清水　紘輔" w:date="2026-01-06T01:35:55.999Z" w:id="669600813">
        <w:r w:rsidRPr="7D759118" w:rsidR="557B049D">
          <w:rPr>
            <w:rFonts w:ascii="ＭＳ 明朝" w:hAnsi="ＭＳ 明朝" w:eastAsia="ＭＳ 明朝" w:cs="ＭＳ 明朝"/>
            <w:noProof w:val="0"/>
            <w:sz w:val="24"/>
            <w:szCs w:val="24"/>
            <w:lang w:eastAsia="ja-JP"/>
          </w:rPr>
          <w:t xml:space="preserve">1. </w:t>
        </w:r>
      </w:ins>
      <w:ins w:author="清水　紘輔" w:date="2026-01-06T01:36:53.576Z" w:id="812714147">
        <w:r w:rsidRPr="7D759118" w:rsidR="557B049D">
          <w:rPr>
            <w:rFonts w:ascii="ＭＳ 明朝" w:hAnsi="ＭＳ 明朝" w:eastAsia="ＭＳ 明朝" w:cs="ＭＳ 明朝"/>
            <w:noProof w:val="0"/>
            <w:sz w:val="24"/>
            <w:szCs w:val="24"/>
            <w:lang w:eastAsia="ja-JP"/>
          </w:rPr>
          <w:t>第三者的な視点からバッグの様子を注視し、バッグに異変がある場合は速やかに参加者に知らせ、体を起こすように指示をいたします。</w:t>
        </w:r>
      </w:ins>
      <w:r>
        <w:br/>
      </w:r>
      <w:ins w:author="清水　紘輔" w:date="2026-01-06T01:36:53.576Z" w:id="2086353791">
        <w:r w:rsidRPr="7D759118" w:rsidR="636971CA">
          <w:rPr>
            <w:rFonts w:ascii="ＭＳ 明朝" w:hAnsi="ＭＳ 明朝" w:eastAsia="ＭＳ 明朝" w:cs="ＭＳ 明朝"/>
            <w:noProof w:val="0"/>
            <w:sz w:val="24"/>
            <w:szCs w:val="24"/>
            <w:lang w:eastAsia="ja-JP"/>
          </w:rPr>
          <w:t xml:space="preserve">2. </w:t>
        </w:r>
      </w:ins>
      <w:ins w:author="清水　紘輔" w:date="2026-01-06T01:37:58.871Z" w:id="1376098648">
        <w:r w:rsidRPr="7D759118" w:rsidR="636971CA">
          <w:rPr>
            <w:rFonts w:ascii="ＭＳ 明朝" w:hAnsi="ＭＳ 明朝" w:eastAsia="ＭＳ 明朝" w:cs="ＭＳ 明朝"/>
            <w:noProof w:val="0"/>
            <w:sz w:val="24"/>
            <w:szCs w:val="24"/>
            <w:lang w:eastAsia="ja-JP"/>
          </w:rPr>
          <w:t>減圧を行うポンプは，</w:t>
        </w:r>
        <w:r w:rsidRPr="7D759118" w:rsidR="112AC249">
          <w:rPr>
            <w:rFonts w:ascii="ＭＳ 明朝" w:hAnsi="ＭＳ 明朝" w:eastAsia="ＭＳ 明朝" w:cs="ＭＳ 明朝"/>
            <w:noProof w:val="0"/>
            <w:sz w:val="24"/>
            <w:szCs w:val="24"/>
            <w:lang w:eastAsia="ja-JP"/>
          </w:rPr>
          <w:t>参加者</w:t>
        </w:r>
      </w:ins>
      <w:ins w:author="清水　紘輔" w:date="2026-01-06T01:38:13.637Z" w:id="1590697150">
        <w:r w:rsidRPr="7D759118" w:rsidR="112AC249">
          <w:rPr>
            <w:rFonts w:ascii="ＭＳ 明朝" w:hAnsi="ＭＳ 明朝" w:eastAsia="ＭＳ 明朝" w:cs="ＭＳ 明朝"/>
            <w:noProof w:val="0"/>
            <w:sz w:val="24"/>
            <w:szCs w:val="24"/>
            <w:lang w:eastAsia="ja-JP"/>
          </w:rPr>
          <w:t>より2</w:t>
        </w:r>
      </w:ins>
      <w:ins w:author="清水　紘輔" w:date="2026-01-06T01:38:35.983Z" w:id="849052878">
        <w:r w:rsidRPr="7D759118" w:rsidR="09C8DD90">
          <w:rPr>
            <w:rFonts w:ascii="ＭＳ 明朝" w:hAnsi="ＭＳ 明朝" w:eastAsia="ＭＳ 明朝" w:cs="ＭＳ 明朝"/>
            <w:noProof w:val="0"/>
            <w:sz w:val="24"/>
            <w:szCs w:val="24"/>
            <w:lang w:eastAsia="ja-JP"/>
          </w:rPr>
          <w:t>m</w:t>
        </w:r>
        <w:r w:rsidRPr="7D759118" w:rsidR="7589D772">
          <w:rPr>
            <w:rFonts w:ascii="ＭＳ 明朝" w:hAnsi="ＭＳ 明朝" w:eastAsia="ＭＳ 明朝" w:cs="ＭＳ 明朝"/>
            <w:noProof w:val="0"/>
            <w:sz w:val="24"/>
            <w:szCs w:val="24"/>
            <w:lang w:eastAsia="ja-JP"/>
          </w:rPr>
          <w:t>以上離れた位置に設置します。</w:t>
        </w:r>
      </w:ins>
    </w:p>
    <w:p w:rsidR="7B9682A7" w:rsidRDefault="7B9682A7" w14:paraId="26DF51C5" w14:textId="3E98201F"/>
    <w:p w:rsidR="5D767CE8" w:rsidP="7B9682A7" w:rsidRDefault="5D767CE8" w14:paraId="78AED0AE" w14:textId="7DD5ADD4">
      <w:pPr>
        <w:spacing w:before="240" w:beforeAutospacing="off" w:after="240" w:afterAutospacing="off"/>
      </w:pPr>
      <w:r w:rsidRPr="7B9682A7" w:rsidR="5D767CE8">
        <w:rPr>
          <w:rFonts w:ascii="ＭＳ 明朝" w:hAnsi="ＭＳ 明朝" w:eastAsia="ＭＳ 明朝" w:cs="ＭＳ 明朝"/>
          <w:noProof w:val="0"/>
          <w:sz w:val="24"/>
          <w:szCs w:val="24"/>
          <w:lang w:eastAsia="ja-JP"/>
        </w:rPr>
        <w:t>③　個人情報の保護について</w:t>
      </w:r>
    </w:p>
    <w:p w:rsidR="5D767CE8" w:rsidP="7B9682A7" w:rsidRDefault="5D767CE8" w14:paraId="69116250" w14:textId="43E6C20D">
      <w:pPr>
        <w:spacing w:before="240" w:beforeAutospacing="off" w:after="240" w:afterAutospacing="off"/>
      </w:pPr>
      <w:r w:rsidRPr="7B9682A7" w:rsidR="5D767CE8">
        <w:rPr>
          <w:rFonts w:ascii="ＭＳ 明朝" w:hAnsi="ＭＳ 明朝" w:eastAsia="ＭＳ 明朝" w:cs="ＭＳ 明朝"/>
          <w:noProof w:val="0"/>
          <w:sz w:val="24"/>
          <w:szCs w:val="24"/>
          <w:lang w:eastAsia="ja-JP"/>
        </w:rPr>
        <w:t>(1) データの匿名化について</w:t>
      </w:r>
      <w:r>
        <w:br/>
      </w:r>
      <w:r w:rsidRPr="7B9682A7" w:rsidR="5D767CE8">
        <w:rPr>
          <w:rFonts w:ascii="ＭＳ 明朝" w:hAnsi="ＭＳ 明朝" w:eastAsia="ＭＳ 明朝" w:cs="ＭＳ 明朝"/>
          <w:noProof w:val="0"/>
          <w:sz w:val="24"/>
          <w:szCs w:val="24"/>
          <w:lang w:eastAsia="ja-JP"/>
        </w:rPr>
        <w:t xml:space="preserve"> 連結可能匿名化によるデータの匿名化を行います。研究対象者の氏名・電子メールアドレスは謝礼送付および連絡のために取得し，研究データ（回答用紙の結果や条件情報）とは分離して管理します。研究発表の場では，個人を特定できる形ではなく，匿名化した形でのみ取り扱います。</w:t>
      </w:r>
    </w:p>
    <w:p w:rsidR="5D767CE8" w:rsidP="7B9682A7" w:rsidRDefault="5D767CE8" w14:paraId="373A07D5" w14:textId="5E191581">
      <w:pPr>
        <w:spacing w:before="240" w:beforeAutospacing="off" w:after="240" w:afterAutospacing="off"/>
      </w:pPr>
      <w:r w:rsidRPr="7B9682A7" w:rsidR="5D767CE8">
        <w:rPr>
          <w:rFonts w:ascii="ＭＳ 明朝" w:hAnsi="ＭＳ 明朝" w:eastAsia="ＭＳ 明朝" w:cs="ＭＳ 明朝"/>
          <w:noProof w:val="0"/>
          <w:sz w:val="24"/>
          <w:szCs w:val="24"/>
          <w:lang w:eastAsia="ja-JP"/>
        </w:rPr>
        <w:t>(2) データの管理方法</w:t>
      </w:r>
      <w:r>
        <w:br/>
      </w:r>
      <w:r w:rsidRPr="7B9682A7" w:rsidR="5D767CE8">
        <w:rPr>
          <w:rFonts w:ascii="ＭＳ 明朝" w:hAnsi="ＭＳ 明朝" w:eastAsia="ＭＳ 明朝" w:cs="ＭＳ 明朝"/>
          <w:noProof w:val="0"/>
          <w:sz w:val="24"/>
          <w:szCs w:val="24"/>
          <w:lang w:eastAsia="ja-JP"/>
        </w:rPr>
        <w:t xml:space="preserve"> 研究データは研究室（3M211）にて管理されたノートパソコンで保管し，実施責任者および実施分担者のみが取り扱います。結果の解析はネットに接続されない状態で行い，暗号化およびパスワード保護によりデータを保護します。同意書など紙媒体は鍵付きの保管庫で厳重に管理します。データは成果公表後から10年間保管し，その後は復元できないようにして処分します。</w:t>
      </w:r>
    </w:p>
    <w:p w:rsidR="5D767CE8" w:rsidP="7B9682A7" w:rsidRDefault="5D767CE8" w14:paraId="47D2DAF8" w14:textId="23C264E4">
      <w:pPr>
        <w:spacing w:before="240" w:beforeAutospacing="off" w:after="240" w:afterAutospacing="off"/>
      </w:pPr>
      <w:r w:rsidRPr="7B9682A7" w:rsidR="5D767CE8">
        <w:rPr>
          <w:rFonts w:ascii="ＭＳ 明朝" w:hAnsi="ＭＳ 明朝" w:eastAsia="ＭＳ 明朝" w:cs="ＭＳ 明朝"/>
          <w:noProof w:val="0"/>
          <w:sz w:val="24"/>
          <w:szCs w:val="24"/>
          <w:lang w:eastAsia="ja-JP"/>
        </w:rPr>
        <w:t>研究対象者は本人の自由意思によって，同意書署名の日から90日後までであれば任意の時期において実験の取りやめおよびデータの破棄を申し出ることができます。破棄の申し出があった際には，直ちに破棄を行います。</w:t>
      </w:r>
    </w:p>
    <w:p w:rsidR="5D767CE8" w:rsidP="7B9682A7" w:rsidRDefault="5D767CE8" w14:paraId="20635231" w14:textId="1DBE9709">
      <w:pPr>
        <w:spacing w:before="240" w:beforeAutospacing="off" w:after="240" w:afterAutospacing="off"/>
      </w:pPr>
      <w:r w:rsidRPr="7B9682A7" w:rsidR="5D767CE8">
        <w:rPr>
          <w:rFonts w:ascii="ＭＳ 明朝" w:hAnsi="ＭＳ 明朝" w:eastAsia="ＭＳ 明朝" w:cs="ＭＳ 明朝"/>
          <w:noProof w:val="0"/>
          <w:sz w:val="24"/>
          <w:szCs w:val="24"/>
          <w:lang w:eastAsia="ja-JP"/>
        </w:rPr>
        <w:t>(3) 研究参加の任意性</w:t>
      </w:r>
      <w:r>
        <w:br/>
      </w:r>
      <w:r w:rsidRPr="7B9682A7" w:rsidR="5D767CE8">
        <w:rPr>
          <w:rFonts w:ascii="ＭＳ 明朝" w:hAnsi="ＭＳ 明朝" w:eastAsia="ＭＳ 明朝" w:cs="ＭＳ 明朝"/>
          <w:noProof w:val="0"/>
          <w:sz w:val="24"/>
          <w:szCs w:val="24"/>
          <w:lang w:eastAsia="ja-JP"/>
        </w:rPr>
        <w:t xml:space="preserve"> 研究への参加は任意であり，研究へ参加しないことで不利益が生じることはありません。実験の途中であっても不利益なく参加を取りやめることができます。また，同意書署名の日から90日後までであればデータ提供の同意撤回が可能です。</w:t>
      </w:r>
    </w:p>
    <w:p w:rsidR="7B9682A7" w:rsidP="7B9682A7" w:rsidRDefault="7B9682A7" w14:paraId="116D901C" w14:textId="3466A391">
      <w:pPr>
        <w:rPr>
          <w:rFonts w:ascii="ＭＳ 明朝" w:hAnsi="ＭＳ 明朝"/>
          <w:sz w:val="24"/>
          <w:szCs w:val="24"/>
        </w:rPr>
      </w:pPr>
    </w:p>
    <w:p w:rsidRPr="00B1479A" w:rsidR="009B5DB8" w:rsidP="7B9682A7" w:rsidRDefault="009B5DB8" w14:paraId="7337BC54" w14:noSpellErr="1" w14:textId="19A1C0C7">
      <w:pPr>
        <w:widowControl w:val="1"/>
        <w:jc w:val="left"/>
        <w:rPr>
          <w:rFonts w:ascii="ＭＳ 明朝" w:hAnsi="ＭＳ 明朝"/>
        </w:rPr>
      </w:pPr>
    </w:p>
    <w:sectPr w:rsidRPr="00B1479A" w:rsidR="009B5DB8" w:rsidSect="00D25D6E">
      <w:headerReference w:type="default" r:id="rId10"/>
      <w:pgSz w:w="11906" w:h="16838" w:orient="portrait"/>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320" w:rsidRDefault="00537320" w14:paraId="19874DA3" w14:textId="77777777">
      <w:r>
        <w:separator/>
      </w:r>
    </w:p>
  </w:endnote>
  <w:endnote w:type="continuationSeparator" w:id="0">
    <w:p w:rsidR="00537320" w:rsidRDefault="00537320" w14:paraId="60E7D9E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320" w:rsidRDefault="00537320" w14:paraId="71353BC9" w14:textId="77777777">
      <w:r>
        <w:separator/>
      </w:r>
    </w:p>
  </w:footnote>
  <w:footnote w:type="continuationSeparator" w:id="0">
    <w:p w:rsidR="00537320" w:rsidRDefault="00537320" w14:paraId="10C5DFB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64F8" w:rsidR="003766CB" w:rsidP="002064F8" w:rsidRDefault="003766CB" w14:paraId="013159C2" w14:textId="77777777">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687de28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w:abstractNumId="0" w15:restartNumberingAfterBreak="0">
    <w:nsid w:val="02965851"/>
    <w:multiLevelType w:val="hybridMultilevel"/>
    <w:tmpl w:val="7DC4526C"/>
    <w:lvl w:ilvl="0" w:tplc="DDAA69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322189A"/>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B406C76"/>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1"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F48727D"/>
    <w:multiLevelType w:val="hybridMultilevel"/>
    <w:tmpl w:val="442E291C"/>
    <w:lvl w:ilvl="0" w:tplc="5E32FDF4">
      <w:start w:val="8"/>
      <w:numFmt w:val="bullet"/>
      <w:lvlText w:val="◎"/>
      <w:lvlJc w:val="left"/>
      <w:pPr>
        <w:tabs>
          <w:tab w:val="num" w:pos="420"/>
        </w:tabs>
        <w:ind w:left="420" w:hanging="420"/>
      </w:pPr>
      <w:rPr>
        <w:rFonts w:hint="eastAsia" w:ascii="ＭＳ 明朝" w:hAnsi="ＭＳ 明朝" w:eastAsia="ＭＳ 明朝" w:cs="Times New Roman"/>
      </w:rPr>
    </w:lvl>
    <w:lvl w:ilvl="1" w:tplc="0409000B" w:tentative="1">
      <w:start w:val="1"/>
      <w:numFmt w:val="bullet"/>
      <w:lvlText w:val=""/>
      <w:lvlJc w:val="left"/>
      <w:pPr>
        <w:tabs>
          <w:tab w:val="num" w:pos="840"/>
        </w:tabs>
        <w:ind w:left="840" w:hanging="420"/>
      </w:pPr>
      <w:rPr>
        <w:rFonts w:hint="default" w:ascii="Wingdings" w:hAnsi="Wingdings"/>
      </w:rPr>
    </w:lvl>
    <w:lvl w:ilvl="2" w:tplc="0409000D" w:tentative="1">
      <w:start w:val="1"/>
      <w:numFmt w:val="bullet"/>
      <w:lvlText w:val=""/>
      <w:lvlJc w:val="left"/>
      <w:pPr>
        <w:tabs>
          <w:tab w:val="num" w:pos="1260"/>
        </w:tabs>
        <w:ind w:left="1260" w:hanging="420"/>
      </w:pPr>
      <w:rPr>
        <w:rFonts w:hint="default" w:ascii="Wingdings" w:hAnsi="Wingdings"/>
      </w:rPr>
    </w:lvl>
    <w:lvl w:ilvl="3" w:tplc="04090001" w:tentative="1">
      <w:start w:val="1"/>
      <w:numFmt w:val="bullet"/>
      <w:lvlText w:val=""/>
      <w:lvlJc w:val="left"/>
      <w:pPr>
        <w:tabs>
          <w:tab w:val="num" w:pos="1680"/>
        </w:tabs>
        <w:ind w:left="1680" w:hanging="420"/>
      </w:pPr>
      <w:rPr>
        <w:rFonts w:hint="default" w:ascii="Wingdings" w:hAnsi="Wingdings"/>
      </w:rPr>
    </w:lvl>
    <w:lvl w:ilvl="4" w:tplc="0409000B" w:tentative="1">
      <w:start w:val="1"/>
      <w:numFmt w:val="bullet"/>
      <w:lvlText w:val=""/>
      <w:lvlJc w:val="left"/>
      <w:pPr>
        <w:tabs>
          <w:tab w:val="num" w:pos="2100"/>
        </w:tabs>
        <w:ind w:left="2100" w:hanging="420"/>
      </w:pPr>
      <w:rPr>
        <w:rFonts w:hint="default" w:ascii="Wingdings" w:hAnsi="Wingdings"/>
      </w:rPr>
    </w:lvl>
    <w:lvl w:ilvl="5" w:tplc="0409000D" w:tentative="1">
      <w:start w:val="1"/>
      <w:numFmt w:val="bullet"/>
      <w:lvlText w:val=""/>
      <w:lvlJc w:val="left"/>
      <w:pPr>
        <w:tabs>
          <w:tab w:val="num" w:pos="2520"/>
        </w:tabs>
        <w:ind w:left="2520" w:hanging="420"/>
      </w:pPr>
      <w:rPr>
        <w:rFonts w:hint="default" w:ascii="Wingdings" w:hAnsi="Wingdings"/>
      </w:rPr>
    </w:lvl>
    <w:lvl w:ilvl="6" w:tplc="04090001" w:tentative="1">
      <w:start w:val="1"/>
      <w:numFmt w:val="bullet"/>
      <w:lvlText w:val=""/>
      <w:lvlJc w:val="left"/>
      <w:pPr>
        <w:tabs>
          <w:tab w:val="num" w:pos="2940"/>
        </w:tabs>
        <w:ind w:left="2940" w:hanging="420"/>
      </w:pPr>
      <w:rPr>
        <w:rFonts w:hint="default" w:ascii="Wingdings" w:hAnsi="Wingdings"/>
      </w:rPr>
    </w:lvl>
    <w:lvl w:ilvl="7" w:tplc="0409000B" w:tentative="1">
      <w:start w:val="1"/>
      <w:numFmt w:val="bullet"/>
      <w:lvlText w:val=""/>
      <w:lvlJc w:val="left"/>
      <w:pPr>
        <w:tabs>
          <w:tab w:val="num" w:pos="3360"/>
        </w:tabs>
        <w:ind w:left="3360" w:hanging="420"/>
      </w:pPr>
      <w:rPr>
        <w:rFonts w:hint="default" w:ascii="Wingdings" w:hAnsi="Wingdings"/>
      </w:rPr>
    </w:lvl>
    <w:lvl w:ilvl="8" w:tplc="0409000D" w:tentative="1">
      <w:start w:val="1"/>
      <w:numFmt w:val="bullet"/>
      <w:lvlText w:val=""/>
      <w:lvlJc w:val="left"/>
      <w:pPr>
        <w:tabs>
          <w:tab w:val="num" w:pos="3780"/>
        </w:tabs>
        <w:ind w:left="3780" w:hanging="420"/>
      </w:pPr>
      <w:rPr>
        <w:rFonts w:hint="default" w:ascii="Wingdings" w:hAnsi="Wingdings"/>
      </w:rPr>
    </w:lvl>
  </w:abstractNum>
  <w:abstractNum w:abstractNumId="13"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5" w15:restartNumberingAfterBreak="0">
    <w:nsid w:val="4F245A3E"/>
    <w:multiLevelType w:val="hybridMultilevel"/>
    <w:tmpl w:val="874E4CF8"/>
    <w:lvl w:ilvl="0" w:tplc="DCE02B7C">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6"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EE0043D"/>
    <w:multiLevelType w:val="hybridMultilevel"/>
    <w:tmpl w:val="794CC502"/>
    <w:lvl w:ilvl="0" w:tplc="ABF8F9D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9"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hint="eastAsia" w:ascii="ＭＳ 明朝" w:hAnsi="ＭＳ 明朝" w:eastAsia="ＭＳ 明朝"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1"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25">
    <w:abstractNumId w:val="23"/>
  </w:num>
  <w:num w:numId="1" w16cid:durableId="51930872">
    <w:abstractNumId w:val="20"/>
  </w:num>
  <w:num w:numId="2" w16cid:durableId="1553925237">
    <w:abstractNumId w:val="16"/>
  </w:num>
  <w:num w:numId="3" w16cid:durableId="1086610434">
    <w:abstractNumId w:val="7"/>
  </w:num>
  <w:num w:numId="4" w16cid:durableId="671879151">
    <w:abstractNumId w:val="12"/>
  </w:num>
  <w:num w:numId="5" w16cid:durableId="350955022">
    <w:abstractNumId w:val="19"/>
  </w:num>
  <w:num w:numId="6" w16cid:durableId="114906844">
    <w:abstractNumId w:val="4"/>
  </w:num>
  <w:num w:numId="7" w16cid:durableId="1783838179">
    <w:abstractNumId w:val="22"/>
  </w:num>
  <w:num w:numId="8" w16cid:durableId="1712027822">
    <w:abstractNumId w:val="11"/>
  </w:num>
  <w:num w:numId="9" w16cid:durableId="1735934735">
    <w:abstractNumId w:val="2"/>
  </w:num>
  <w:num w:numId="10" w16cid:durableId="1857159444">
    <w:abstractNumId w:val="13"/>
  </w:num>
  <w:num w:numId="11" w16cid:durableId="1782334636">
    <w:abstractNumId w:val="1"/>
  </w:num>
  <w:num w:numId="12" w16cid:durableId="2013333027">
    <w:abstractNumId w:val="10"/>
  </w:num>
  <w:num w:numId="13" w16cid:durableId="831995027">
    <w:abstractNumId w:val="5"/>
  </w:num>
  <w:num w:numId="14" w16cid:durableId="1754814401">
    <w:abstractNumId w:val="14"/>
  </w:num>
  <w:num w:numId="15" w16cid:durableId="1078864733">
    <w:abstractNumId w:val="21"/>
  </w:num>
  <w:num w:numId="16" w16cid:durableId="1458066947">
    <w:abstractNumId w:val="17"/>
  </w:num>
  <w:num w:numId="17" w16cid:durableId="390539406">
    <w:abstractNumId w:val="9"/>
  </w:num>
  <w:num w:numId="18" w16cid:durableId="612177284">
    <w:abstractNumId w:val="3"/>
  </w:num>
  <w:num w:numId="19" w16cid:durableId="456683969">
    <w:abstractNumId w:val="18"/>
  </w:num>
  <w:num w:numId="20" w16cid:durableId="637033771">
    <w:abstractNumId w:val="8"/>
  </w:num>
  <w:num w:numId="21" w16cid:durableId="1202939113">
    <w:abstractNumId w:val="6"/>
  </w:num>
  <w:num w:numId="22" w16cid:durableId="4261935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2415599">
    <w:abstractNumId w:val="15"/>
  </w:num>
  <w:num w:numId="24" w16cid:durableId="4738344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1"/>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027EF"/>
    <w:rsid w:val="000138F3"/>
    <w:rsid w:val="00013A9B"/>
    <w:rsid w:val="00014AC5"/>
    <w:rsid w:val="00023361"/>
    <w:rsid w:val="00023AAA"/>
    <w:rsid w:val="00026C23"/>
    <w:rsid w:val="000270B1"/>
    <w:rsid w:val="00032AA6"/>
    <w:rsid w:val="000376E3"/>
    <w:rsid w:val="00043841"/>
    <w:rsid w:val="00050DE7"/>
    <w:rsid w:val="0006088E"/>
    <w:rsid w:val="0006391E"/>
    <w:rsid w:val="00071E54"/>
    <w:rsid w:val="00072575"/>
    <w:rsid w:val="0007684F"/>
    <w:rsid w:val="0008259B"/>
    <w:rsid w:val="00085E4B"/>
    <w:rsid w:val="00091EB5"/>
    <w:rsid w:val="0009345E"/>
    <w:rsid w:val="000B50B4"/>
    <w:rsid w:val="000C0B0A"/>
    <w:rsid w:val="000D5E65"/>
    <w:rsid w:val="000E0AEB"/>
    <w:rsid w:val="000E1061"/>
    <w:rsid w:val="000E3F29"/>
    <w:rsid w:val="000E489E"/>
    <w:rsid w:val="000E7C96"/>
    <w:rsid w:val="000F75D8"/>
    <w:rsid w:val="0010421D"/>
    <w:rsid w:val="00107701"/>
    <w:rsid w:val="0010779E"/>
    <w:rsid w:val="001100B1"/>
    <w:rsid w:val="00117A05"/>
    <w:rsid w:val="00126BAC"/>
    <w:rsid w:val="00127ACC"/>
    <w:rsid w:val="00132CAD"/>
    <w:rsid w:val="0014338F"/>
    <w:rsid w:val="001545AF"/>
    <w:rsid w:val="00154ED7"/>
    <w:rsid w:val="001557FA"/>
    <w:rsid w:val="00156281"/>
    <w:rsid w:val="00157C0D"/>
    <w:rsid w:val="001718FD"/>
    <w:rsid w:val="00180F67"/>
    <w:rsid w:val="001826FC"/>
    <w:rsid w:val="00182924"/>
    <w:rsid w:val="001A303B"/>
    <w:rsid w:val="001B712C"/>
    <w:rsid w:val="001C1870"/>
    <w:rsid w:val="001C23F2"/>
    <w:rsid w:val="001C27F0"/>
    <w:rsid w:val="001C2E88"/>
    <w:rsid w:val="001C30D6"/>
    <w:rsid w:val="001D276E"/>
    <w:rsid w:val="001E0F73"/>
    <w:rsid w:val="001E5704"/>
    <w:rsid w:val="001F15AA"/>
    <w:rsid w:val="001F43B4"/>
    <w:rsid w:val="001F4FFC"/>
    <w:rsid w:val="001F6198"/>
    <w:rsid w:val="00200124"/>
    <w:rsid w:val="002064F8"/>
    <w:rsid w:val="0020664A"/>
    <w:rsid w:val="00207592"/>
    <w:rsid w:val="00211F03"/>
    <w:rsid w:val="002128E0"/>
    <w:rsid w:val="00215E56"/>
    <w:rsid w:val="00223A47"/>
    <w:rsid w:val="002255E4"/>
    <w:rsid w:val="00225D58"/>
    <w:rsid w:val="00227BD7"/>
    <w:rsid w:val="00235EBD"/>
    <w:rsid w:val="00240BE5"/>
    <w:rsid w:val="00240F15"/>
    <w:rsid w:val="0024465A"/>
    <w:rsid w:val="0025353F"/>
    <w:rsid w:val="0025634A"/>
    <w:rsid w:val="002572A3"/>
    <w:rsid w:val="00257BDC"/>
    <w:rsid w:val="00257F45"/>
    <w:rsid w:val="00262337"/>
    <w:rsid w:val="0026292C"/>
    <w:rsid w:val="00265737"/>
    <w:rsid w:val="002705E4"/>
    <w:rsid w:val="00272C6D"/>
    <w:rsid w:val="00281358"/>
    <w:rsid w:val="002831DF"/>
    <w:rsid w:val="00283A91"/>
    <w:rsid w:val="00285FF5"/>
    <w:rsid w:val="00291875"/>
    <w:rsid w:val="002B530D"/>
    <w:rsid w:val="002B5E86"/>
    <w:rsid w:val="002E57DC"/>
    <w:rsid w:val="002E7186"/>
    <w:rsid w:val="002F0377"/>
    <w:rsid w:val="002F78F8"/>
    <w:rsid w:val="003014FE"/>
    <w:rsid w:val="00302710"/>
    <w:rsid w:val="00306312"/>
    <w:rsid w:val="00306DA2"/>
    <w:rsid w:val="00310951"/>
    <w:rsid w:val="003243D8"/>
    <w:rsid w:val="00331B71"/>
    <w:rsid w:val="0034557A"/>
    <w:rsid w:val="00347034"/>
    <w:rsid w:val="00347C14"/>
    <w:rsid w:val="00352739"/>
    <w:rsid w:val="00361FD1"/>
    <w:rsid w:val="003766CB"/>
    <w:rsid w:val="003875A7"/>
    <w:rsid w:val="00395200"/>
    <w:rsid w:val="003A2F1E"/>
    <w:rsid w:val="003A435D"/>
    <w:rsid w:val="003A4606"/>
    <w:rsid w:val="003A77CD"/>
    <w:rsid w:val="003B1623"/>
    <w:rsid w:val="003C2274"/>
    <w:rsid w:val="003C6F23"/>
    <w:rsid w:val="003C7B7D"/>
    <w:rsid w:val="003D6560"/>
    <w:rsid w:val="003E1067"/>
    <w:rsid w:val="003E1503"/>
    <w:rsid w:val="003E7F6D"/>
    <w:rsid w:val="003F47C9"/>
    <w:rsid w:val="00401D15"/>
    <w:rsid w:val="00407CB4"/>
    <w:rsid w:val="00412473"/>
    <w:rsid w:val="004145E1"/>
    <w:rsid w:val="004153A3"/>
    <w:rsid w:val="00423BFA"/>
    <w:rsid w:val="004266E8"/>
    <w:rsid w:val="00427FFB"/>
    <w:rsid w:val="0043066D"/>
    <w:rsid w:val="004329AF"/>
    <w:rsid w:val="00433901"/>
    <w:rsid w:val="00435AE8"/>
    <w:rsid w:val="00466697"/>
    <w:rsid w:val="00471A11"/>
    <w:rsid w:val="00471AC4"/>
    <w:rsid w:val="0048163C"/>
    <w:rsid w:val="00483C80"/>
    <w:rsid w:val="00484622"/>
    <w:rsid w:val="00484E00"/>
    <w:rsid w:val="00493E01"/>
    <w:rsid w:val="004A7009"/>
    <w:rsid w:val="004B030D"/>
    <w:rsid w:val="004B4A0E"/>
    <w:rsid w:val="004B6B85"/>
    <w:rsid w:val="004C3F83"/>
    <w:rsid w:val="004C55AB"/>
    <w:rsid w:val="004E3340"/>
    <w:rsid w:val="004E39A6"/>
    <w:rsid w:val="004E3FD8"/>
    <w:rsid w:val="004E5573"/>
    <w:rsid w:val="004E725F"/>
    <w:rsid w:val="0050032A"/>
    <w:rsid w:val="00504D97"/>
    <w:rsid w:val="00506538"/>
    <w:rsid w:val="00511C65"/>
    <w:rsid w:val="005158B5"/>
    <w:rsid w:val="0052152E"/>
    <w:rsid w:val="00523C57"/>
    <w:rsid w:val="0052471B"/>
    <w:rsid w:val="00525BB1"/>
    <w:rsid w:val="0053003A"/>
    <w:rsid w:val="00533E76"/>
    <w:rsid w:val="00537320"/>
    <w:rsid w:val="0054368F"/>
    <w:rsid w:val="0056175E"/>
    <w:rsid w:val="0056183D"/>
    <w:rsid w:val="00562D2F"/>
    <w:rsid w:val="0057352F"/>
    <w:rsid w:val="005823C9"/>
    <w:rsid w:val="00584D52"/>
    <w:rsid w:val="00590AFF"/>
    <w:rsid w:val="00592824"/>
    <w:rsid w:val="00594033"/>
    <w:rsid w:val="00597FE3"/>
    <w:rsid w:val="005A7846"/>
    <w:rsid w:val="005B1702"/>
    <w:rsid w:val="005B1F3E"/>
    <w:rsid w:val="005B4BF1"/>
    <w:rsid w:val="005B5340"/>
    <w:rsid w:val="005C3ADC"/>
    <w:rsid w:val="005C63FB"/>
    <w:rsid w:val="005C7F73"/>
    <w:rsid w:val="005D090E"/>
    <w:rsid w:val="005D2DCE"/>
    <w:rsid w:val="005E15F8"/>
    <w:rsid w:val="005E1623"/>
    <w:rsid w:val="005E3EC4"/>
    <w:rsid w:val="005F3E37"/>
    <w:rsid w:val="005F4001"/>
    <w:rsid w:val="00614429"/>
    <w:rsid w:val="006232AD"/>
    <w:rsid w:val="00633F79"/>
    <w:rsid w:val="00645BAA"/>
    <w:rsid w:val="00647717"/>
    <w:rsid w:val="006501E0"/>
    <w:rsid w:val="00654E4D"/>
    <w:rsid w:val="00661FB8"/>
    <w:rsid w:val="00662009"/>
    <w:rsid w:val="00664B93"/>
    <w:rsid w:val="00664E90"/>
    <w:rsid w:val="00671BD0"/>
    <w:rsid w:val="00671C30"/>
    <w:rsid w:val="006822ED"/>
    <w:rsid w:val="0068622B"/>
    <w:rsid w:val="006863A1"/>
    <w:rsid w:val="00687C06"/>
    <w:rsid w:val="0069511A"/>
    <w:rsid w:val="0069592D"/>
    <w:rsid w:val="00696D5B"/>
    <w:rsid w:val="006A01B8"/>
    <w:rsid w:val="006A470E"/>
    <w:rsid w:val="006A51F2"/>
    <w:rsid w:val="006B0EB4"/>
    <w:rsid w:val="006B2EDA"/>
    <w:rsid w:val="006B4F3C"/>
    <w:rsid w:val="006B6F88"/>
    <w:rsid w:val="006B71A8"/>
    <w:rsid w:val="006C393F"/>
    <w:rsid w:val="006D1EAB"/>
    <w:rsid w:val="006D47F3"/>
    <w:rsid w:val="006D569D"/>
    <w:rsid w:val="006E11E5"/>
    <w:rsid w:val="006E351B"/>
    <w:rsid w:val="006E63F0"/>
    <w:rsid w:val="006F65EA"/>
    <w:rsid w:val="006F6A1D"/>
    <w:rsid w:val="007005C3"/>
    <w:rsid w:val="00702C93"/>
    <w:rsid w:val="00732180"/>
    <w:rsid w:val="00747C9B"/>
    <w:rsid w:val="007545FB"/>
    <w:rsid w:val="0075735C"/>
    <w:rsid w:val="00757E55"/>
    <w:rsid w:val="00761787"/>
    <w:rsid w:val="00764E87"/>
    <w:rsid w:val="007707BB"/>
    <w:rsid w:val="00773F9C"/>
    <w:rsid w:val="007747D5"/>
    <w:rsid w:val="007768E0"/>
    <w:rsid w:val="00781D3D"/>
    <w:rsid w:val="00784632"/>
    <w:rsid w:val="00786722"/>
    <w:rsid w:val="0079134B"/>
    <w:rsid w:val="00792B51"/>
    <w:rsid w:val="007A08F1"/>
    <w:rsid w:val="007A43BB"/>
    <w:rsid w:val="007A454A"/>
    <w:rsid w:val="007A5AD4"/>
    <w:rsid w:val="007A793B"/>
    <w:rsid w:val="007B2625"/>
    <w:rsid w:val="007C0572"/>
    <w:rsid w:val="007C6468"/>
    <w:rsid w:val="007D4B69"/>
    <w:rsid w:val="00804E0F"/>
    <w:rsid w:val="0080587D"/>
    <w:rsid w:val="00815D8F"/>
    <w:rsid w:val="0081735D"/>
    <w:rsid w:val="00825D02"/>
    <w:rsid w:val="00826301"/>
    <w:rsid w:val="00826736"/>
    <w:rsid w:val="00830EE2"/>
    <w:rsid w:val="008338B8"/>
    <w:rsid w:val="00841332"/>
    <w:rsid w:val="00842BE1"/>
    <w:rsid w:val="00851D93"/>
    <w:rsid w:val="00861529"/>
    <w:rsid w:val="008621DF"/>
    <w:rsid w:val="00862BCB"/>
    <w:rsid w:val="008678E7"/>
    <w:rsid w:val="00867E14"/>
    <w:rsid w:val="008737A6"/>
    <w:rsid w:val="00877BF0"/>
    <w:rsid w:val="0088562A"/>
    <w:rsid w:val="00887966"/>
    <w:rsid w:val="00890114"/>
    <w:rsid w:val="008902D5"/>
    <w:rsid w:val="00890BDB"/>
    <w:rsid w:val="00894BCE"/>
    <w:rsid w:val="008965FA"/>
    <w:rsid w:val="00897E2B"/>
    <w:rsid w:val="008A27D9"/>
    <w:rsid w:val="008B0864"/>
    <w:rsid w:val="008B2D55"/>
    <w:rsid w:val="008B4A42"/>
    <w:rsid w:val="008B7B15"/>
    <w:rsid w:val="008C1C34"/>
    <w:rsid w:val="008C449E"/>
    <w:rsid w:val="008C7347"/>
    <w:rsid w:val="008E2990"/>
    <w:rsid w:val="008E5A78"/>
    <w:rsid w:val="008F1EB6"/>
    <w:rsid w:val="009017A5"/>
    <w:rsid w:val="00902ECC"/>
    <w:rsid w:val="0090575B"/>
    <w:rsid w:val="00906D86"/>
    <w:rsid w:val="009106F3"/>
    <w:rsid w:val="00911808"/>
    <w:rsid w:val="009153A6"/>
    <w:rsid w:val="00917090"/>
    <w:rsid w:val="00923AB5"/>
    <w:rsid w:val="009241F0"/>
    <w:rsid w:val="00931716"/>
    <w:rsid w:val="00932B1F"/>
    <w:rsid w:val="0093470A"/>
    <w:rsid w:val="00935649"/>
    <w:rsid w:val="0093754E"/>
    <w:rsid w:val="0094254B"/>
    <w:rsid w:val="00945B86"/>
    <w:rsid w:val="0095684C"/>
    <w:rsid w:val="00961DF4"/>
    <w:rsid w:val="00971423"/>
    <w:rsid w:val="00971D1E"/>
    <w:rsid w:val="00990D06"/>
    <w:rsid w:val="00994767"/>
    <w:rsid w:val="009947BC"/>
    <w:rsid w:val="00997B4A"/>
    <w:rsid w:val="00997F76"/>
    <w:rsid w:val="009A42DB"/>
    <w:rsid w:val="009B49E3"/>
    <w:rsid w:val="009B5DB8"/>
    <w:rsid w:val="009C0C9B"/>
    <w:rsid w:val="009C15CD"/>
    <w:rsid w:val="009C2EF7"/>
    <w:rsid w:val="009C3A72"/>
    <w:rsid w:val="009D2E11"/>
    <w:rsid w:val="009E1439"/>
    <w:rsid w:val="009E4C64"/>
    <w:rsid w:val="009F0BAA"/>
    <w:rsid w:val="009F50E6"/>
    <w:rsid w:val="00A0261E"/>
    <w:rsid w:val="00A03887"/>
    <w:rsid w:val="00A05301"/>
    <w:rsid w:val="00A0782B"/>
    <w:rsid w:val="00A10DD5"/>
    <w:rsid w:val="00A133AA"/>
    <w:rsid w:val="00A13624"/>
    <w:rsid w:val="00A148D3"/>
    <w:rsid w:val="00A1691F"/>
    <w:rsid w:val="00A26DED"/>
    <w:rsid w:val="00A27E01"/>
    <w:rsid w:val="00A32F08"/>
    <w:rsid w:val="00A33A2D"/>
    <w:rsid w:val="00A370A4"/>
    <w:rsid w:val="00A4305B"/>
    <w:rsid w:val="00A521DC"/>
    <w:rsid w:val="00A5649F"/>
    <w:rsid w:val="00A56A11"/>
    <w:rsid w:val="00A60C61"/>
    <w:rsid w:val="00A61022"/>
    <w:rsid w:val="00A65677"/>
    <w:rsid w:val="00A6695C"/>
    <w:rsid w:val="00A67A94"/>
    <w:rsid w:val="00A757DD"/>
    <w:rsid w:val="00A80C15"/>
    <w:rsid w:val="00A82382"/>
    <w:rsid w:val="00A8456C"/>
    <w:rsid w:val="00A97E91"/>
    <w:rsid w:val="00AA2977"/>
    <w:rsid w:val="00AA44AD"/>
    <w:rsid w:val="00AA69A7"/>
    <w:rsid w:val="00AB297E"/>
    <w:rsid w:val="00AB344D"/>
    <w:rsid w:val="00AB5184"/>
    <w:rsid w:val="00AC0D9B"/>
    <w:rsid w:val="00AC2251"/>
    <w:rsid w:val="00AC2E4F"/>
    <w:rsid w:val="00AC3AF4"/>
    <w:rsid w:val="00AD1438"/>
    <w:rsid w:val="00AD3E6E"/>
    <w:rsid w:val="00AE4730"/>
    <w:rsid w:val="00AF1AD4"/>
    <w:rsid w:val="00AF3CEC"/>
    <w:rsid w:val="00AF5B5B"/>
    <w:rsid w:val="00AF63FB"/>
    <w:rsid w:val="00AF6824"/>
    <w:rsid w:val="00B00CD5"/>
    <w:rsid w:val="00B03815"/>
    <w:rsid w:val="00B1479A"/>
    <w:rsid w:val="00B15001"/>
    <w:rsid w:val="00B17CA8"/>
    <w:rsid w:val="00B201DB"/>
    <w:rsid w:val="00B20B90"/>
    <w:rsid w:val="00B354A9"/>
    <w:rsid w:val="00B35D8B"/>
    <w:rsid w:val="00B46D6B"/>
    <w:rsid w:val="00B522C7"/>
    <w:rsid w:val="00B54547"/>
    <w:rsid w:val="00B56D5B"/>
    <w:rsid w:val="00B5750C"/>
    <w:rsid w:val="00B6014B"/>
    <w:rsid w:val="00B6362F"/>
    <w:rsid w:val="00B7264C"/>
    <w:rsid w:val="00B77839"/>
    <w:rsid w:val="00B87386"/>
    <w:rsid w:val="00B90C3D"/>
    <w:rsid w:val="00BA18A8"/>
    <w:rsid w:val="00BA73A1"/>
    <w:rsid w:val="00BB73E1"/>
    <w:rsid w:val="00BC389B"/>
    <w:rsid w:val="00BC5911"/>
    <w:rsid w:val="00BD21BA"/>
    <w:rsid w:val="00BD2354"/>
    <w:rsid w:val="00BD6B2B"/>
    <w:rsid w:val="00BE358C"/>
    <w:rsid w:val="00BF4766"/>
    <w:rsid w:val="00BF4956"/>
    <w:rsid w:val="00C04662"/>
    <w:rsid w:val="00C16696"/>
    <w:rsid w:val="00C40892"/>
    <w:rsid w:val="00C41089"/>
    <w:rsid w:val="00C47935"/>
    <w:rsid w:val="00C51170"/>
    <w:rsid w:val="00C5566B"/>
    <w:rsid w:val="00C576AC"/>
    <w:rsid w:val="00C6164F"/>
    <w:rsid w:val="00C6330B"/>
    <w:rsid w:val="00C6374B"/>
    <w:rsid w:val="00C66876"/>
    <w:rsid w:val="00C67E31"/>
    <w:rsid w:val="00C744F9"/>
    <w:rsid w:val="00C8662E"/>
    <w:rsid w:val="00CA0DB9"/>
    <w:rsid w:val="00CA7872"/>
    <w:rsid w:val="00CB4C1B"/>
    <w:rsid w:val="00CB4C9D"/>
    <w:rsid w:val="00CB53B8"/>
    <w:rsid w:val="00CC015C"/>
    <w:rsid w:val="00CC1E93"/>
    <w:rsid w:val="00CD3180"/>
    <w:rsid w:val="00CF1CCC"/>
    <w:rsid w:val="00CF25EC"/>
    <w:rsid w:val="00CF406B"/>
    <w:rsid w:val="00D01478"/>
    <w:rsid w:val="00D061BB"/>
    <w:rsid w:val="00D074FD"/>
    <w:rsid w:val="00D07628"/>
    <w:rsid w:val="00D12D1D"/>
    <w:rsid w:val="00D145FC"/>
    <w:rsid w:val="00D22179"/>
    <w:rsid w:val="00D2309E"/>
    <w:rsid w:val="00D25D6E"/>
    <w:rsid w:val="00D36961"/>
    <w:rsid w:val="00D36FBA"/>
    <w:rsid w:val="00D47D98"/>
    <w:rsid w:val="00D54867"/>
    <w:rsid w:val="00D56B45"/>
    <w:rsid w:val="00D63F86"/>
    <w:rsid w:val="00D64F12"/>
    <w:rsid w:val="00D66DED"/>
    <w:rsid w:val="00D75769"/>
    <w:rsid w:val="00D95207"/>
    <w:rsid w:val="00D97F4C"/>
    <w:rsid w:val="00DA09B9"/>
    <w:rsid w:val="00DA2C3C"/>
    <w:rsid w:val="00DA7EC5"/>
    <w:rsid w:val="00DB0CE6"/>
    <w:rsid w:val="00DB21E2"/>
    <w:rsid w:val="00DB6024"/>
    <w:rsid w:val="00DB79A3"/>
    <w:rsid w:val="00DB7F12"/>
    <w:rsid w:val="00DC16BB"/>
    <w:rsid w:val="00DD14B0"/>
    <w:rsid w:val="00DD5095"/>
    <w:rsid w:val="00DD577A"/>
    <w:rsid w:val="00DF3E1F"/>
    <w:rsid w:val="00E04A64"/>
    <w:rsid w:val="00E16A4A"/>
    <w:rsid w:val="00E21212"/>
    <w:rsid w:val="00E2190E"/>
    <w:rsid w:val="00E25003"/>
    <w:rsid w:val="00E2549C"/>
    <w:rsid w:val="00E31FD0"/>
    <w:rsid w:val="00E41CD6"/>
    <w:rsid w:val="00E423BA"/>
    <w:rsid w:val="00E467AA"/>
    <w:rsid w:val="00E61311"/>
    <w:rsid w:val="00E65403"/>
    <w:rsid w:val="00E67D62"/>
    <w:rsid w:val="00E727E7"/>
    <w:rsid w:val="00E75574"/>
    <w:rsid w:val="00E8035C"/>
    <w:rsid w:val="00E83485"/>
    <w:rsid w:val="00E853F3"/>
    <w:rsid w:val="00E9167E"/>
    <w:rsid w:val="00E93F5A"/>
    <w:rsid w:val="00E960AB"/>
    <w:rsid w:val="00EA2A00"/>
    <w:rsid w:val="00EB0046"/>
    <w:rsid w:val="00EB287F"/>
    <w:rsid w:val="00EB3359"/>
    <w:rsid w:val="00EB5B37"/>
    <w:rsid w:val="00EB7B52"/>
    <w:rsid w:val="00EC2F7D"/>
    <w:rsid w:val="00EC450B"/>
    <w:rsid w:val="00EC6A57"/>
    <w:rsid w:val="00ED2EC9"/>
    <w:rsid w:val="00ED30DE"/>
    <w:rsid w:val="00EE4A36"/>
    <w:rsid w:val="00EE66F8"/>
    <w:rsid w:val="00EE6A5E"/>
    <w:rsid w:val="00F00B18"/>
    <w:rsid w:val="00F0195A"/>
    <w:rsid w:val="00F16B06"/>
    <w:rsid w:val="00F17E6D"/>
    <w:rsid w:val="00F20C6C"/>
    <w:rsid w:val="00F22B3F"/>
    <w:rsid w:val="00F33C98"/>
    <w:rsid w:val="00F340A9"/>
    <w:rsid w:val="00F346BB"/>
    <w:rsid w:val="00F34A1B"/>
    <w:rsid w:val="00F367BA"/>
    <w:rsid w:val="00F409E0"/>
    <w:rsid w:val="00F45A87"/>
    <w:rsid w:val="00F45E77"/>
    <w:rsid w:val="00F50081"/>
    <w:rsid w:val="00F50F00"/>
    <w:rsid w:val="00F63015"/>
    <w:rsid w:val="00F65833"/>
    <w:rsid w:val="00F66C57"/>
    <w:rsid w:val="00F6705C"/>
    <w:rsid w:val="00F7101D"/>
    <w:rsid w:val="00F72210"/>
    <w:rsid w:val="00F82B7B"/>
    <w:rsid w:val="00F92840"/>
    <w:rsid w:val="00F936E5"/>
    <w:rsid w:val="00FA0D64"/>
    <w:rsid w:val="00FA19E0"/>
    <w:rsid w:val="00FA2FF9"/>
    <w:rsid w:val="00FA4839"/>
    <w:rsid w:val="00FA48A8"/>
    <w:rsid w:val="00FA6ABC"/>
    <w:rsid w:val="00FC0C16"/>
    <w:rsid w:val="00FC273C"/>
    <w:rsid w:val="00FD4093"/>
    <w:rsid w:val="00FE653E"/>
    <w:rsid w:val="00FF66F2"/>
    <w:rsid w:val="022B7412"/>
    <w:rsid w:val="05BE4411"/>
    <w:rsid w:val="09C8DD90"/>
    <w:rsid w:val="0C378175"/>
    <w:rsid w:val="0E6F448C"/>
    <w:rsid w:val="0F549C03"/>
    <w:rsid w:val="112AC249"/>
    <w:rsid w:val="1151E230"/>
    <w:rsid w:val="12511833"/>
    <w:rsid w:val="14C7825E"/>
    <w:rsid w:val="15942FCD"/>
    <w:rsid w:val="1638FEBC"/>
    <w:rsid w:val="19D62FB9"/>
    <w:rsid w:val="1AB0AD42"/>
    <w:rsid w:val="1C59340A"/>
    <w:rsid w:val="2047551A"/>
    <w:rsid w:val="22468F5B"/>
    <w:rsid w:val="22EA7434"/>
    <w:rsid w:val="25E11638"/>
    <w:rsid w:val="2D7045EE"/>
    <w:rsid w:val="2EAAFC52"/>
    <w:rsid w:val="31191590"/>
    <w:rsid w:val="3B032216"/>
    <w:rsid w:val="3B098859"/>
    <w:rsid w:val="3BD864FA"/>
    <w:rsid w:val="40810C73"/>
    <w:rsid w:val="4F64D450"/>
    <w:rsid w:val="557B049D"/>
    <w:rsid w:val="58061689"/>
    <w:rsid w:val="59BB8DDD"/>
    <w:rsid w:val="5B1EAA75"/>
    <w:rsid w:val="5D767CE8"/>
    <w:rsid w:val="5DA3FD7D"/>
    <w:rsid w:val="636971CA"/>
    <w:rsid w:val="657881E1"/>
    <w:rsid w:val="6595B005"/>
    <w:rsid w:val="67B990ED"/>
    <w:rsid w:val="6818E38C"/>
    <w:rsid w:val="73A2BC20"/>
    <w:rsid w:val="7589D772"/>
    <w:rsid w:val="796447FA"/>
    <w:rsid w:val="79D497DA"/>
    <w:rsid w:val="7B9682A7"/>
    <w:rsid w:val="7BA322D5"/>
    <w:rsid w:val="7D759118"/>
    <w:rsid w:val="7E1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2E8C4A58"/>
  <w15:docId w15:val="{B3CBB6C4-06C2-4D2D-9A65-8C6A096CAD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entury" w:hAnsi="Century" w:eastAsia="ＭＳ 明朝"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C744F9"/>
    <w:pPr>
      <w:widowControl w:val="0"/>
      <w:jc w:val="both"/>
    </w:pPr>
    <w:rPr>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hAnsi="Arial" w:eastAsia="ＭＳ ゴシック"/>
      <w:sz w:val="18"/>
      <w:szCs w:val="18"/>
    </w:rPr>
  </w:style>
  <w:style w:type="paragraph" w:styleId="a9">
    <w:name w:val="Revision"/>
    <w:hidden/>
    <w:uiPriority w:val="99"/>
    <w:semiHidden/>
    <w:rsid w:val="001C27F0"/>
    <w:rPr>
      <w:kern w:val="2"/>
      <w:sz w:val="21"/>
      <w:szCs w:val="24"/>
    </w:rPr>
  </w:style>
  <w:style w:type="character" w:styleId="aa">
    <w:name w:val="annotation reference"/>
    <w:basedOn w:val="a0"/>
    <w:rsid w:val="00E65403"/>
    <w:rPr>
      <w:sz w:val="18"/>
      <w:szCs w:val="18"/>
    </w:rPr>
  </w:style>
  <w:style w:type="paragraph" w:styleId="ab">
    <w:name w:val="annotation text"/>
    <w:basedOn w:val="a"/>
    <w:link w:val="ac"/>
    <w:rsid w:val="00E65403"/>
    <w:pPr>
      <w:jc w:val="left"/>
    </w:pPr>
  </w:style>
  <w:style w:type="character" w:styleId="ac" w:customStyle="1">
    <w:name w:val="コメント文字列 (文字)"/>
    <w:basedOn w:val="a0"/>
    <w:link w:val="ab"/>
    <w:rsid w:val="00E65403"/>
    <w:rPr>
      <w:kern w:val="2"/>
      <w:sz w:val="21"/>
      <w:szCs w:val="24"/>
    </w:rPr>
  </w:style>
  <w:style w:type="paragraph" w:styleId="ad">
    <w:name w:val="annotation subject"/>
    <w:basedOn w:val="ab"/>
    <w:next w:val="ab"/>
    <w:link w:val="ae"/>
    <w:rsid w:val="00E65403"/>
    <w:rPr>
      <w:b/>
      <w:bCs/>
    </w:rPr>
  </w:style>
  <w:style w:type="character" w:styleId="ae" w:customStyle="1">
    <w:name w:val="コメント内容 (文字)"/>
    <w:basedOn w:val="ac"/>
    <w:link w:val="ad"/>
    <w:rsid w:val="00E65403"/>
    <w:rPr>
      <w:b/>
      <w:bCs/>
      <w:kern w:val="2"/>
      <w:sz w:val="21"/>
      <w:szCs w:val="24"/>
    </w:rPr>
  </w:style>
  <w:style w:type="paragraph" w:styleId="af">
    <w:name w:val="Plain Text"/>
    <w:basedOn w:val="a"/>
    <w:link w:val="af0"/>
    <w:uiPriority w:val="99"/>
    <w:unhideWhenUsed/>
    <w:rsid w:val="00240F15"/>
    <w:pPr>
      <w:jc w:val="left"/>
    </w:pPr>
    <w:rPr>
      <w:rFonts w:ascii="ＭＳ ゴシック" w:hAnsi="Courier New" w:eastAsia="ＭＳ ゴシック" w:cs="Courier New"/>
      <w:sz w:val="20"/>
      <w:szCs w:val="21"/>
    </w:rPr>
  </w:style>
  <w:style w:type="character" w:styleId="af0" w:customStyle="1">
    <w:name w:val="書式なし (文字)"/>
    <w:basedOn w:val="a0"/>
    <w:link w:val="af"/>
    <w:uiPriority w:val="99"/>
    <w:rsid w:val="00240F15"/>
    <w:rPr>
      <w:rFonts w:ascii="ＭＳ ゴシック" w:hAnsi="Courier New" w:eastAsia="ＭＳ ゴシック" w:cs="Courier New"/>
      <w:kern w:val="2"/>
      <w:szCs w:val="21"/>
    </w:rPr>
  </w:style>
  <w:style w:type="paragraph" w:styleId="af1">
    <w:name w:val="List Paragraph"/>
    <w:basedOn w:val="a"/>
    <w:uiPriority w:val="34"/>
    <w:qFormat/>
    <w:rsid w:val="00DB0CE6"/>
    <w:pPr>
      <w:ind w:left="840" w:leftChars="400"/>
    </w:pPr>
  </w:style>
  <w:style w:type="paragraph" w:styleId="Web">
    <w:name w:val="Normal (Web)"/>
    <w:basedOn w:val="a"/>
    <w:semiHidden/>
    <w:unhideWhenUsed/>
    <w:rsid w:val="009C0C9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446">
      <w:bodyDiv w:val="1"/>
      <w:marLeft w:val="0"/>
      <w:marRight w:val="0"/>
      <w:marTop w:val="0"/>
      <w:marBottom w:val="0"/>
      <w:divBdr>
        <w:top w:val="none" w:sz="0" w:space="0" w:color="auto"/>
        <w:left w:val="none" w:sz="0" w:space="0" w:color="auto"/>
        <w:bottom w:val="none" w:sz="0" w:space="0" w:color="auto"/>
        <w:right w:val="none" w:sz="0" w:space="0" w:color="auto"/>
      </w:divBdr>
    </w:div>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274991527">
      <w:bodyDiv w:val="1"/>
      <w:marLeft w:val="0"/>
      <w:marRight w:val="0"/>
      <w:marTop w:val="0"/>
      <w:marBottom w:val="0"/>
      <w:divBdr>
        <w:top w:val="none" w:sz="0" w:space="0" w:color="auto"/>
        <w:left w:val="none" w:sz="0" w:space="0" w:color="auto"/>
        <w:bottom w:val="none" w:sz="0" w:space="0" w:color="auto"/>
        <w:right w:val="none" w:sz="0" w:space="0" w:color="auto"/>
      </w:divBdr>
    </w:div>
    <w:div w:id="603808829">
      <w:bodyDiv w:val="1"/>
      <w:marLeft w:val="0"/>
      <w:marRight w:val="0"/>
      <w:marTop w:val="0"/>
      <w:marBottom w:val="0"/>
      <w:divBdr>
        <w:top w:val="none" w:sz="0" w:space="0" w:color="auto"/>
        <w:left w:val="none" w:sz="0" w:space="0" w:color="auto"/>
        <w:bottom w:val="none" w:sz="0" w:space="0" w:color="auto"/>
        <w:right w:val="none" w:sz="0" w:space="0" w:color="auto"/>
      </w:divBdr>
    </w:div>
    <w:div w:id="694041645">
      <w:bodyDiv w:val="1"/>
      <w:marLeft w:val="0"/>
      <w:marRight w:val="0"/>
      <w:marTop w:val="0"/>
      <w:marBottom w:val="0"/>
      <w:divBdr>
        <w:top w:val="none" w:sz="0" w:space="0" w:color="auto"/>
        <w:left w:val="none" w:sz="0" w:space="0" w:color="auto"/>
        <w:bottom w:val="none" w:sz="0" w:space="0" w:color="auto"/>
        <w:right w:val="none" w:sz="0" w:space="0" w:color="auto"/>
      </w:divBdr>
    </w:div>
    <w:div w:id="887885712">
      <w:bodyDiv w:val="1"/>
      <w:marLeft w:val="0"/>
      <w:marRight w:val="0"/>
      <w:marTop w:val="0"/>
      <w:marBottom w:val="0"/>
      <w:divBdr>
        <w:top w:val="none" w:sz="0" w:space="0" w:color="auto"/>
        <w:left w:val="none" w:sz="0" w:space="0" w:color="auto"/>
        <w:bottom w:val="none" w:sz="0" w:space="0" w:color="auto"/>
        <w:right w:val="none" w:sz="0" w:space="0" w:color="auto"/>
      </w:divBdr>
    </w:div>
    <w:div w:id="1234781899">
      <w:bodyDiv w:val="1"/>
      <w:marLeft w:val="0"/>
      <w:marRight w:val="0"/>
      <w:marTop w:val="0"/>
      <w:marBottom w:val="0"/>
      <w:divBdr>
        <w:top w:val="none" w:sz="0" w:space="0" w:color="auto"/>
        <w:left w:val="none" w:sz="0" w:space="0" w:color="auto"/>
        <w:bottom w:val="none" w:sz="0" w:space="0" w:color="auto"/>
        <w:right w:val="none" w:sz="0" w:space="0" w:color="auto"/>
      </w:divBdr>
    </w:div>
    <w:div w:id="1582988343">
      <w:bodyDiv w:val="1"/>
      <w:marLeft w:val="0"/>
      <w:marRight w:val="0"/>
      <w:marTop w:val="0"/>
      <w:marBottom w:val="0"/>
      <w:divBdr>
        <w:top w:val="none" w:sz="0" w:space="0" w:color="auto"/>
        <w:left w:val="none" w:sz="0" w:space="0" w:color="auto"/>
        <w:bottom w:val="none" w:sz="0" w:space="0" w:color="auto"/>
        <w:right w:val="none" w:sz="0" w:space="0" w:color="auto"/>
      </w:divBdr>
    </w:div>
    <w:div w:id="1863203097">
      <w:bodyDiv w:val="1"/>
      <w:marLeft w:val="0"/>
      <w:marRight w:val="0"/>
      <w:marTop w:val="0"/>
      <w:marBottom w:val="0"/>
      <w:divBdr>
        <w:top w:val="none" w:sz="0" w:space="0" w:color="auto"/>
        <w:left w:val="none" w:sz="0" w:space="0" w:color="auto"/>
        <w:bottom w:val="none" w:sz="0" w:space="0" w:color="auto"/>
        <w:right w:val="none" w:sz="0" w:space="0" w:color="auto"/>
      </w:divBdr>
    </w:div>
    <w:div w:id="1871407027">
      <w:bodyDiv w:val="1"/>
      <w:marLeft w:val="0"/>
      <w:marRight w:val="0"/>
      <w:marTop w:val="0"/>
      <w:marBottom w:val="0"/>
      <w:divBdr>
        <w:top w:val="none" w:sz="0" w:space="0" w:color="auto"/>
        <w:left w:val="none" w:sz="0" w:space="0" w:color="auto"/>
        <w:bottom w:val="none" w:sz="0" w:space="0" w:color="auto"/>
        <w:right w:val="none" w:sz="0" w:space="0" w:color="auto"/>
      </w:divBdr>
    </w:div>
    <w:div w:id="2039157938">
      <w:bodyDiv w:val="1"/>
      <w:marLeft w:val="0"/>
      <w:marRight w:val="0"/>
      <w:marTop w:val="0"/>
      <w:marBottom w:val="0"/>
      <w:divBdr>
        <w:top w:val="none" w:sz="0" w:space="0" w:color="auto"/>
        <w:left w:val="none" w:sz="0" w:space="0" w:color="auto"/>
        <w:bottom w:val="none" w:sz="0" w:space="0" w:color="auto"/>
        <w:right w:val="none" w:sz="0" w:space="0" w:color="auto"/>
      </w:divBdr>
    </w:div>
    <w:div w:id="206452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D752D5DC-5D7C-4C48-AE9C-6617EAAD374E}">
  <ds:schemaRefs>
    <ds:schemaRef ds:uri="http://schemas.microsoft.com/sharepoint/v3/contenttype/forms"/>
  </ds:schemaRefs>
</ds:datastoreItem>
</file>

<file path=customXml/itemProps2.xml><?xml version="1.0" encoding="utf-8"?>
<ds:datastoreItem xmlns:ds="http://schemas.openxmlformats.org/officeDocument/2006/customXml" ds:itemID="{629EA61C-0441-49D2-9A7C-DD47EDBCD243}"/>
</file>

<file path=customXml/itemProps3.xml><?xml version="1.0" encoding="utf-8"?>
<ds:datastoreItem xmlns:ds="http://schemas.openxmlformats.org/officeDocument/2006/customXml" ds:itemID="{70DA7696-B5DE-41AB-9C99-4076B8CFA486}">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人間総合科学等支援室体芸支援室</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人間総合科学研究科研究倫理委員会細則（案）</dc:title>
  <dc:creator>hyosida</dc:creator>
  <lastModifiedBy>清水　紘輔</lastModifiedBy>
  <revision>188</revision>
  <lastPrinted>2021-07-14T02:08:00.0000000Z</lastPrinted>
  <dcterms:created xsi:type="dcterms:W3CDTF">2021-07-05T05:12:00.0000000Z</dcterms:created>
  <dcterms:modified xsi:type="dcterms:W3CDTF">2026-01-16T06:08:50.2709938Z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