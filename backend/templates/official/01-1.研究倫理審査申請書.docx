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034921" w:rsidR="00703B86" w:rsidP="007D7813" w:rsidRDefault="00703B86" w14:paraId="3F32F07C" w14:textId="78CB1289">
      <w:pPr>
        <w:rPr>
          <w:rFonts w:ascii="ＭＳ 明朝" w:hAnsi="ＭＳ 明朝"/>
          <w:b/>
          <w:szCs w:val="21"/>
        </w:rPr>
      </w:pPr>
    </w:p>
    <w:p w:rsidRPr="00034921" w:rsidR="00107701" w:rsidRDefault="00107701" w14:paraId="20408C3B" w14:textId="77777777">
      <w:pPr>
        <w:rPr>
          <w:rFonts w:ascii="ＭＳ 明朝" w:hAnsi="ＭＳ 明朝"/>
          <w:szCs w:val="21"/>
        </w:rPr>
      </w:pPr>
      <w:r w:rsidRPr="00034921">
        <w:rPr>
          <w:rFonts w:hint="eastAsia" w:ascii="ＭＳ 明朝" w:hAnsi="ＭＳ 明朝"/>
          <w:szCs w:val="21"/>
        </w:rPr>
        <w:t>別記様式第１（第８条関係）</w:t>
      </w:r>
    </w:p>
    <w:p w:rsidRPr="00034921" w:rsidR="00107701" w:rsidRDefault="00107701" w14:paraId="67507C56" w14:textId="78D5FE05">
      <w:pPr>
        <w:jc w:val="right"/>
        <w:rPr>
          <w:rFonts w:ascii="ＭＳ 明朝" w:hAnsi="ＭＳ 明朝"/>
          <w:szCs w:val="21"/>
        </w:rPr>
      </w:pPr>
      <w:r w:rsidRPr="00034921">
        <w:rPr>
          <w:rFonts w:hint="eastAsia" w:ascii="ＭＳ 明朝" w:hAnsi="ＭＳ 明朝"/>
          <w:szCs w:val="21"/>
        </w:rPr>
        <w:t xml:space="preserve">　　</w:t>
      </w:r>
      <w:r w:rsidR="00C84F5C">
        <w:rPr>
          <w:rFonts w:hint="eastAsia" w:ascii="ＭＳ 明朝" w:hAnsi="ＭＳ 明朝"/>
          <w:szCs w:val="21"/>
        </w:rPr>
        <w:t>令和</w:t>
      </w:r>
      <w:r w:rsidR="0046025E">
        <w:rPr>
          <w:rFonts w:ascii="ＭＳ 明朝" w:hAnsi="ＭＳ 明朝"/>
          <w:szCs w:val="21"/>
        </w:rPr>
        <w:t>6</w:t>
      </w:r>
      <w:r w:rsidR="00C84F5C">
        <w:rPr>
          <w:rFonts w:hint="eastAsia" w:ascii="ＭＳ 明朝" w:hAnsi="ＭＳ 明朝"/>
          <w:szCs w:val="21"/>
        </w:rPr>
        <w:t>年</w:t>
      </w:r>
      <w:r w:rsidR="0046025E">
        <w:rPr>
          <w:rFonts w:ascii="ＭＳ 明朝" w:hAnsi="ＭＳ 明朝"/>
          <w:szCs w:val="21"/>
        </w:rPr>
        <w:t>10</w:t>
      </w:r>
      <w:r w:rsidR="00C84F5C">
        <w:rPr>
          <w:rFonts w:hint="eastAsia" w:ascii="ＭＳ 明朝" w:hAnsi="ＭＳ 明朝"/>
          <w:szCs w:val="21"/>
        </w:rPr>
        <w:t>月</w:t>
      </w:r>
      <w:r w:rsidR="00B81EF0">
        <w:rPr>
          <w:rFonts w:ascii="ＭＳ 明朝" w:hAnsi="ＭＳ 明朝"/>
          <w:szCs w:val="21"/>
        </w:rPr>
        <w:t>4</w:t>
      </w:r>
      <w:r w:rsidRPr="00034921">
        <w:rPr>
          <w:rFonts w:hint="eastAsia" w:ascii="ＭＳ 明朝" w:hAnsi="ＭＳ 明朝"/>
          <w:szCs w:val="21"/>
        </w:rPr>
        <w:t>日</w:t>
      </w:r>
    </w:p>
    <w:p w:rsidRPr="00034921" w:rsidR="00107701" w:rsidRDefault="00107701" w14:paraId="15BEE555" w14:textId="77777777">
      <w:pPr>
        <w:rPr>
          <w:rFonts w:ascii="ＭＳ 明朝" w:hAnsi="ＭＳ 明朝"/>
          <w:szCs w:val="21"/>
        </w:rPr>
      </w:pPr>
    </w:p>
    <w:p w:rsidRPr="00034921" w:rsidR="00107701" w:rsidRDefault="00107701" w14:paraId="5770AB8B" w14:textId="77777777">
      <w:pPr>
        <w:jc w:val="center"/>
        <w:rPr>
          <w:rFonts w:ascii="ＭＳ 明朝" w:hAnsi="ＭＳ 明朝"/>
          <w:szCs w:val="21"/>
        </w:rPr>
      </w:pPr>
      <w:r w:rsidRPr="00034921">
        <w:rPr>
          <w:rFonts w:hint="eastAsia" w:ascii="ＭＳ 明朝" w:hAnsi="ＭＳ 明朝"/>
          <w:szCs w:val="21"/>
        </w:rPr>
        <w:t>研　究　倫　理　審　査　申　請　書</w:t>
      </w:r>
    </w:p>
    <w:p w:rsidRPr="00034921" w:rsidR="00451631" w:rsidRDefault="00451631" w14:paraId="1871E025" w14:textId="77777777">
      <w:pPr>
        <w:jc w:val="center"/>
        <w:rPr>
          <w:rFonts w:ascii="ＭＳ ゴシック" w:hAnsi="ＭＳ ゴシック" w:eastAsia="ＭＳ ゴシック"/>
          <w:b/>
          <w:sz w:val="28"/>
          <w:szCs w:val="28"/>
        </w:rPr>
      </w:pPr>
    </w:p>
    <w:p w:rsidRPr="00034921" w:rsidR="00107701" w:rsidRDefault="00107701" w14:paraId="63B0AD74" w14:textId="77777777">
      <w:pPr>
        <w:ind w:firstLine="210" w:firstLineChars="100"/>
        <w:rPr>
          <w:rFonts w:ascii="ＭＳ 明朝" w:hAnsi="ＭＳ 明朝"/>
          <w:szCs w:val="21"/>
        </w:rPr>
      </w:pPr>
      <w:r w:rsidRPr="00034921">
        <w:rPr>
          <w:rFonts w:hint="eastAsia" w:ascii="ＭＳ 明朝" w:hAnsi="ＭＳ 明朝"/>
          <w:szCs w:val="21"/>
        </w:rPr>
        <w:t>システム情報</w:t>
      </w:r>
      <w:r w:rsidRPr="00034921" w:rsidR="00C744F9">
        <w:rPr>
          <w:rFonts w:hint="eastAsia" w:ascii="ＭＳ 明朝" w:hAnsi="ＭＳ 明朝"/>
          <w:szCs w:val="21"/>
        </w:rPr>
        <w:t>系</w:t>
      </w:r>
      <w:r w:rsidRPr="00034921">
        <w:rPr>
          <w:rFonts w:hint="eastAsia" w:ascii="ＭＳ 明朝" w:hAnsi="ＭＳ 明朝"/>
          <w:szCs w:val="21"/>
        </w:rPr>
        <w:t>長　殿</w:t>
      </w:r>
    </w:p>
    <w:p w:rsidRPr="00034921" w:rsidR="00107701" w:rsidRDefault="00107701" w14:paraId="0BFB15F5" w14:textId="77777777">
      <w:pPr>
        <w:rPr>
          <w:rFonts w:ascii="ＭＳ 明朝" w:hAnsi="ＭＳ 明朝"/>
          <w:szCs w:val="21"/>
        </w:rPr>
      </w:pPr>
    </w:p>
    <w:p w:rsidRPr="00034921" w:rsidR="002A0923" w:rsidP="002A0923" w:rsidRDefault="002A0923" w14:paraId="05D9FF40" w14:textId="77777777">
      <w:pPr>
        <w:ind w:firstLine="4410" w:firstLineChars="2100"/>
        <w:rPr>
          <w:rFonts w:ascii="ＭＳ 明朝" w:hAnsi="ＭＳ 明朝"/>
          <w:szCs w:val="21"/>
        </w:rPr>
      </w:pPr>
      <w:r w:rsidRPr="00034921">
        <w:rPr>
          <w:rFonts w:hint="eastAsia" w:ascii="ＭＳ 明朝" w:hAnsi="ＭＳ 明朝"/>
          <w:szCs w:val="21"/>
        </w:rPr>
        <w:t>申請者（実施責任者又は指導教員）</w:t>
      </w:r>
    </w:p>
    <w:p w:rsidRPr="00034921" w:rsidR="002A0923" w:rsidP="002A0923" w:rsidRDefault="002A0923" w14:paraId="1721EB8E" w14:textId="77777777">
      <w:pPr>
        <w:ind w:firstLine="3990" w:firstLineChars="1900"/>
        <w:rPr>
          <w:rFonts w:ascii="ＭＳ 明朝" w:hAnsi="ＭＳ 明朝"/>
          <w:szCs w:val="21"/>
        </w:rPr>
      </w:pPr>
      <w:r w:rsidRPr="00034921">
        <w:rPr>
          <w:rFonts w:hint="eastAsia" w:ascii="ＭＳ 明朝" w:hAnsi="ＭＳ 明朝"/>
          <w:szCs w:val="21"/>
        </w:rPr>
        <w:t xml:space="preserve">　　　　　　所　属　</w:t>
      </w:r>
      <w:r>
        <w:rPr>
          <w:rFonts w:hint="eastAsia" w:ascii="ＭＳ 明朝" w:hAnsi="ＭＳ 明朝"/>
          <w:szCs w:val="21"/>
        </w:rPr>
        <w:t>知能機能工学域</w:t>
      </w:r>
    </w:p>
    <w:p w:rsidRPr="00034921" w:rsidR="002A0923" w:rsidP="002A0923" w:rsidRDefault="002A0923" w14:paraId="0B566DFF" w14:textId="77777777">
      <w:pPr>
        <w:ind w:firstLine="5250" w:firstLineChars="2500"/>
        <w:rPr>
          <w:rFonts w:ascii="ＭＳ 明朝" w:hAnsi="ＭＳ 明朝"/>
          <w:szCs w:val="21"/>
        </w:rPr>
      </w:pPr>
      <w:r w:rsidRPr="00034921">
        <w:rPr>
          <w:rFonts w:hint="eastAsia" w:ascii="ＭＳ 明朝" w:hAnsi="ＭＳ 明朝"/>
          <w:szCs w:val="21"/>
        </w:rPr>
        <w:t>職　名</w:t>
      </w:r>
      <w:r>
        <w:rPr>
          <w:rFonts w:hint="eastAsia" w:ascii="ＭＳ 明朝" w:hAnsi="ＭＳ 明朝"/>
          <w:szCs w:val="21"/>
        </w:rPr>
        <w:t xml:space="preserve">　准教授</w:t>
      </w:r>
    </w:p>
    <w:p w:rsidRPr="00034921" w:rsidR="002A0923" w:rsidP="002A0923" w:rsidRDefault="002A0923" w14:paraId="0DC68716" w14:textId="77777777">
      <w:pPr>
        <w:ind w:right="-99" w:rightChars="-47" w:firstLine="5250" w:firstLineChars="2500"/>
        <w:rPr>
          <w:rFonts w:ascii="ＭＳ 明朝" w:hAnsi="ＭＳ 明朝"/>
          <w:szCs w:val="21"/>
        </w:rPr>
      </w:pPr>
      <w:r w:rsidRPr="00034921">
        <w:rPr>
          <w:rFonts w:hint="eastAsia" w:ascii="ＭＳ 明朝" w:hAnsi="ＭＳ 明朝"/>
          <w:szCs w:val="21"/>
        </w:rPr>
        <w:t xml:space="preserve">氏　名　</w:t>
      </w:r>
      <w:r>
        <w:rPr>
          <w:rFonts w:hint="eastAsia" w:ascii="ＭＳ 明朝" w:hAnsi="ＭＳ 明朝"/>
          <w:szCs w:val="21"/>
        </w:rPr>
        <w:t>善甫　啓一</w:t>
      </w:r>
      <w:r>
        <w:rPr>
          <w:rFonts w:ascii="ＭＳ 明朝" w:hAnsi="ＭＳ 明朝"/>
          <w:szCs w:val="21"/>
        </w:rPr>
        <w:t xml:space="preserve">   </w:t>
      </w:r>
      <w:r>
        <w:rPr>
          <w:rFonts w:hint="eastAsia" w:ascii="ＭＳ 明朝" w:hAnsi="ＭＳ 明朝"/>
          <w:szCs w:val="21"/>
        </w:rPr>
        <w:t>印</w:t>
      </w:r>
      <w:r w:rsidRPr="00034921">
        <w:rPr>
          <w:rFonts w:hint="eastAsia" w:ascii="ＭＳ 明朝" w:hAnsi="ＭＳ 明朝"/>
          <w:szCs w:val="21"/>
        </w:rPr>
        <w:t xml:space="preserve">　　　　</w:t>
      </w:r>
    </w:p>
    <w:p w:rsidRPr="004E325A" w:rsidR="00107701" w:rsidP="004E325A" w:rsidRDefault="002A0923" w14:paraId="514E22FF" w14:textId="73C97A86">
      <w:pPr>
        <w:ind w:right="-99" w:rightChars="-47" w:firstLine="5250" w:firstLineChars="2500"/>
        <w:rPr>
          <w:rFonts w:ascii="ＭＳ 明朝" w:hAnsi="ＭＳ 明朝"/>
          <w:sz w:val="18"/>
          <w:szCs w:val="18"/>
        </w:rPr>
      </w:pPr>
      <w:r w:rsidRPr="00034921">
        <w:rPr>
          <w:rFonts w:hint="eastAsia" w:ascii="ＭＳ 明朝" w:hAnsi="ＭＳ 明朝"/>
          <w:szCs w:val="21"/>
        </w:rPr>
        <w:t xml:space="preserve">　　　　　　　　</w:t>
      </w:r>
    </w:p>
    <w:p w:rsidR="00107701" w:rsidRDefault="00107701" w14:paraId="3DA180A6" w14:textId="1AD16474">
      <w:pPr>
        <w:ind w:firstLine="210" w:firstLineChars="100"/>
        <w:rPr>
          <w:rFonts w:ascii="ＭＳ 明朝" w:hAnsi="ＭＳ 明朝"/>
          <w:szCs w:val="21"/>
        </w:rPr>
      </w:pPr>
      <w:r w:rsidRPr="00034921">
        <w:rPr>
          <w:rFonts w:hint="eastAsia" w:ascii="ＭＳ 明朝" w:hAnsi="ＭＳ 明朝"/>
          <w:szCs w:val="21"/>
        </w:rPr>
        <w:t>下記により実施したいので、申請します。</w:t>
      </w:r>
    </w:p>
    <w:p w:rsidR="00107701" w:rsidRDefault="00107701" w14:paraId="77D147B4" w14:textId="317F1520">
      <w:pPr>
        <w:pStyle w:val="a5"/>
        <w:rPr>
          <w:rFonts w:ascii="ＭＳ 明朝" w:hAnsi="ＭＳ 明朝"/>
          <w:szCs w:val="21"/>
        </w:rPr>
      </w:pPr>
      <w:r w:rsidRPr="00034921">
        <w:rPr>
          <w:rFonts w:hint="eastAsia" w:ascii="ＭＳ 明朝" w:hAnsi="ＭＳ 明朝"/>
          <w:szCs w:val="21"/>
        </w:rPr>
        <w:t>記</w:t>
      </w:r>
    </w:p>
    <w:p w:rsidRPr="00034921" w:rsidR="00107701" w:rsidRDefault="00107701" w14:paraId="32B8B7B5" w14:textId="77777777">
      <w:pPr>
        <w:rPr>
          <w:rFonts w:ascii="ＭＳ 明朝" w:hAnsi="ＭＳ 明朝"/>
          <w:szCs w:val="21"/>
        </w:rPr>
      </w:pPr>
      <w:r w:rsidRPr="00034921">
        <w:rPr>
          <w:rFonts w:hint="eastAsia" w:ascii="ＭＳ 明朝" w:hAnsi="ＭＳ 明朝"/>
          <w:szCs w:val="21"/>
        </w:rPr>
        <w:t>１　課題名</w:t>
      </w:r>
    </w:p>
    <w:p w:rsidR="00C319BC" w:rsidP="00693790" w:rsidRDefault="00107701" w14:paraId="736C6335" w14:textId="07F2092C">
      <w:pPr>
        <w:rPr>
          <w:rFonts w:ascii="ＭＳ 明朝" w:hAnsi="ＭＳ 明朝"/>
          <w:szCs w:val="21"/>
        </w:rPr>
      </w:pPr>
      <w:r w:rsidRPr="00034921">
        <w:rPr>
          <w:rFonts w:hint="eastAsia" w:ascii="ＭＳ 明朝" w:hAnsi="ＭＳ 明朝"/>
          <w:szCs w:val="21"/>
        </w:rPr>
        <w:t xml:space="preserve">　</w:t>
      </w:r>
      <w:r w:rsidR="00C84F5C">
        <w:rPr>
          <w:rFonts w:hint="eastAsia" w:ascii="ＭＳ 明朝" w:hAnsi="ＭＳ 明朝"/>
          <w:szCs w:val="21"/>
        </w:rPr>
        <w:t xml:space="preserve">　</w:t>
      </w:r>
      <w:r w:rsidRPr="00B256C6" w:rsidR="00575497">
        <w:rPr>
          <w:rFonts w:hint="eastAsia" w:ascii="ＭＳ 明朝" w:hAnsi="ＭＳ 明朝"/>
          <w:sz w:val="22"/>
        </w:rPr>
        <w:t>心理生理学的指標による</w:t>
      </w:r>
      <w:r w:rsidR="00575497">
        <w:rPr>
          <w:rFonts w:hint="eastAsia" w:ascii="ＭＳ 明朝" w:hAnsi="ＭＳ 明朝"/>
          <w:sz w:val="22"/>
        </w:rPr>
        <w:t>懐疑心</w:t>
      </w:r>
      <w:r w:rsidRPr="00B256C6" w:rsidR="00575497">
        <w:rPr>
          <w:rFonts w:hint="eastAsia" w:ascii="ＭＳ 明朝" w:hAnsi="ＭＳ 明朝"/>
          <w:sz w:val="22"/>
        </w:rPr>
        <w:t>推定</w:t>
      </w:r>
      <w:r w:rsidR="00575497">
        <w:rPr>
          <w:rFonts w:hint="eastAsia" w:ascii="ＭＳ 明朝" w:hAnsi="ＭＳ 明朝"/>
          <w:sz w:val="22"/>
        </w:rPr>
        <w:t>システムの開発</w:t>
      </w:r>
      <w:r w:rsidR="00C84F5C">
        <w:rPr>
          <w:rFonts w:hint="eastAsia" w:ascii="ＭＳ 明朝" w:hAnsi="ＭＳ 明朝"/>
          <w:szCs w:val="21"/>
        </w:rPr>
        <w:t>に関する調査研究</w:t>
      </w:r>
    </w:p>
    <w:p w:rsidRPr="00034921" w:rsidR="00F426BC" w:rsidP="00693790" w:rsidRDefault="00C903B4" w14:paraId="466E7960" w14:textId="114F1191">
      <w:pPr>
        <w:rPr>
          <w:rFonts w:ascii="ＭＳ 明朝" w:hAnsi="ＭＳ 明朝"/>
          <w:szCs w:val="21"/>
        </w:rPr>
      </w:pPr>
      <w:r>
        <w:rPr>
          <w:rFonts w:hint="eastAsia" w:ascii="ＭＳ 明朝" w:hAnsi="ＭＳ 明朝"/>
          <w:szCs w:val="21"/>
        </w:rPr>
        <w:t xml:space="preserve">　</w:t>
      </w:r>
    </w:p>
    <w:p w:rsidRPr="00034921" w:rsidR="00BD3A1A" w:rsidP="00BD3A1A" w:rsidRDefault="00782769" w14:paraId="2026DAE5" w14:textId="2FF631DC">
      <w:pPr>
        <w:rPr>
          <w:rFonts w:ascii="ＭＳ 明朝" w:hAnsi="ＭＳ 明朝"/>
          <w:szCs w:val="21"/>
        </w:rPr>
      </w:pPr>
      <w:r w:rsidRPr="00034921">
        <w:rPr>
          <w:rFonts w:hint="eastAsia" w:ascii="ＭＳ 明朝" w:hAnsi="ＭＳ 明朝"/>
          <w:szCs w:val="21"/>
        </w:rPr>
        <w:t>２</w:t>
      </w:r>
      <w:r w:rsidR="00C84F5C">
        <w:rPr>
          <w:rFonts w:hint="eastAsia" w:ascii="ＭＳ 明朝" w:hAnsi="ＭＳ 明朝"/>
          <w:szCs w:val="21"/>
        </w:rPr>
        <w:t xml:space="preserve">　　■</w:t>
      </w:r>
      <w:r w:rsidRPr="00034921" w:rsidR="00BD3A1A">
        <w:rPr>
          <w:rFonts w:ascii="ＭＳ 明朝" w:hAnsi="ＭＳ 明朝"/>
          <w:szCs w:val="21"/>
        </w:rPr>
        <w:t>新規申請</w:t>
      </w:r>
    </w:p>
    <w:p w:rsidRPr="00034921" w:rsidR="00BD3A1A" w:rsidP="001300FD" w:rsidRDefault="00BD3A1A" w14:paraId="0DA859BD" w14:textId="77777777">
      <w:pPr>
        <w:rPr>
          <w:rFonts w:ascii="ＭＳ 明朝" w:hAnsi="ＭＳ 明朝"/>
          <w:szCs w:val="21"/>
        </w:rPr>
      </w:pPr>
      <w:r w:rsidRPr="00034921">
        <w:rPr>
          <w:rFonts w:ascii="ＭＳ 明朝" w:hAnsi="ＭＳ 明朝"/>
          <w:szCs w:val="21"/>
        </w:rPr>
        <w:t xml:space="preserve">      □変更申請（審査承認番号：　　　　　　　）</w:t>
      </w:r>
      <w:r w:rsidRPr="00034921" w:rsidR="00FB0AF8">
        <w:rPr>
          <w:rFonts w:hint="eastAsia" w:ascii="ＭＳ 明朝" w:hAnsi="ＭＳ 明朝"/>
          <w:szCs w:val="21"/>
        </w:rPr>
        <w:t xml:space="preserve">　　</w:t>
      </w:r>
    </w:p>
    <w:p w:rsidRPr="00034921" w:rsidR="00ED3EF1" w:rsidP="00D84362" w:rsidRDefault="00264B3F" w14:paraId="78924CF6" w14:textId="5B783E73">
      <w:pPr>
        <w:ind w:left="630" w:leftChars="100" w:hanging="420" w:hangingChars="200"/>
        <w:rPr>
          <w:rFonts w:ascii="ＭＳ 明朝" w:hAnsi="ＭＳ 明朝"/>
          <w:szCs w:val="21"/>
        </w:rPr>
      </w:pPr>
      <w:r w:rsidRPr="00034921">
        <w:rPr>
          <w:rFonts w:hint="eastAsia" w:ascii="ＭＳ 明朝" w:hAnsi="ＭＳ 明朝"/>
          <w:szCs w:val="21"/>
        </w:rPr>
        <w:t xml:space="preserve">　　　</w:t>
      </w:r>
      <w:r w:rsidRPr="00034921" w:rsidR="00255586">
        <w:rPr>
          <w:rFonts w:hint="eastAsia" w:ascii="ＭＳ 明朝" w:hAnsi="ＭＳ 明朝"/>
          <w:szCs w:val="21"/>
        </w:rPr>
        <w:t>本学、あるいは他機関で</w:t>
      </w:r>
      <w:r w:rsidRPr="00034921">
        <w:rPr>
          <w:rFonts w:hint="eastAsia" w:ascii="ＭＳ 明朝" w:hAnsi="ＭＳ 明朝"/>
          <w:szCs w:val="21"/>
        </w:rPr>
        <w:t>今回の申請に</w:t>
      </w:r>
      <w:r w:rsidRPr="00034921" w:rsidR="00F13DEF">
        <w:rPr>
          <w:rFonts w:hint="eastAsia" w:ascii="ＭＳ 明朝" w:hAnsi="ＭＳ 明朝"/>
          <w:szCs w:val="21"/>
        </w:rPr>
        <w:t>類似した</w:t>
      </w:r>
      <w:r w:rsidRPr="00034921" w:rsidR="00255586">
        <w:rPr>
          <w:rFonts w:hint="eastAsia" w:ascii="ＭＳ 明朝" w:hAnsi="ＭＳ 明朝"/>
          <w:szCs w:val="21"/>
        </w:rPr>
        <w:t>内容を</w:t>
      </w:r>
      <w:r w:rsidRPr="00034921">
        <w:rPr>
          <w:rFonts w:hint="eastAsia" w:ascii="ＭＳ 明朝" w:hAnsi="ＭＳ 明朝"/>
          <w:szCs w:val="21"/>
        </w:rPr>
        <w:t>申請</w:t>
      </w:r>
      <w:r w:rsidRPr="00034921" w:rsidR="00255586">
        <w:rPr>
          <w:rFonts w:hint="eastAsia" w:ascii="ＭＳ 明朝" w:hAnsi="ＭＳ 明朝"/>
          <w:szCs w:val="21"/>
        </w:rPr>
        <w:t>し、審査されたこと</w:t>
      </w:r>
      <w:r w:rsidR="00D84362">
        <w:rPr>
          <w:rFonts w:hint="eastAsia" w:ascii="ＭＳ 明朝" w:hAnsi="ＭＳ 明朝"/>
          <w:szCs w:val="21"/>
        </w:rPr>
        <w:t xml:space="preserve">　</w:t>
      </w:r>
      <w:r w:rsidRPr="00034921" w:rsidR="00255586">
        <w:rPr>
          <w:rFonts w:hint="eastAsia" w:ascii="ＭＳ 明朝" w:hAnsi="ＭＳ 明朝"/>
          <w:szCs w:val="21"/>
        </w:rPr>
        <w:t>（あるいは審査中のもの）がある</w:t>
      </w:r>
    </w:p>
    <w:p w:rsidRPr="00034921" w:rsidR="00255586" w:rsidP="00255586" w:rsidRDefault="00255586" w14:paraId="1F9F83D6" w14:textId="14248C55">
      <w:pPr>
        <w:rPr>
          <w:rFonts w:ascii="ＭＳ 明朝" w:hAnsi="ＭＳ 明朝"/>
          <w:szCs w:val="21"/>
        </w:rPr>
      </w:pPr>
      <w:r w:rsidRPr="00034921">
        <w:rPr>
          <w:rFonts w:hint="eastAsia" w:ascii="ＭＳ 明朝" w:hAnsi="ＭＳ 明朝"/>
          <w:szCs w:val="21"/>
        </w:rPr>
        <w:t xml:space="preserve">　　　</w:t>
      </w:r>
      <w:r w:rsidR="00D84362">
        <w:rPr>
          <w:rFonts w:hint="eastAsia" w:ascii="ＭＳ 明朝" w:hAnsi="ＭＳ 明朝"/>
          <w:szCs w:val="21"/>
        </w:rPr>
        <w:t xml:space="preserve">　</w:t>
      </w:r>
      <w:r w:rsidR="00110E09">
        <w:rPr>
          <w:rFonts w:hint="eastAsia" w:ascii="ＭＳ 明朝" w:hAnsi="ＭＳ 明朝"/>
          <w:szCs w:val="21"/>
        </w:rPr>
        <w:t>■</w:t>
      </w:r>
      <w:r w:rsidRPr="00034921">
        <w:rPr>
          <w:rFonts w:hint="eastAsia" w:ascii="ＭＳ 明朝" w:hAnsi="ＭＳ 明朝"/>
          <w:szCs w:val="21"/>
        </w:rPr>
        <w:t>なし</w:t>
      </w:r>
    </w:p>
    <w:p w:rsidRPr="00034921" w:rsidR="00ED3EF1" w:rsidP="00ED3EF1" w:rsidRDefault="00264B3F" w14:paraId="459175FE" w14:textId="5A999F72">
      <w:pPr>
        <w:rPr>
          <w:rFonts w:ascii="ＭＳ 明朝" w:hAnsi="ＭＳ 明朝"/>
          <w:szCs w:val="21"/>
        </w:rPr>
      </w:pPr>
      <w:r w:rsidRPr="00034921">
        <w:rPr>
          <w:rFonts w:hint="eastAsia" w:ascii="ＭＳ 明朝" w:hAnsi="ＭＳ 明朝"/>
          <w:szCs w:val="21"/>
        </w:rPr>
        <w:t xml:space="preserve">　</w:t>
      </w:r>
      <w:r w:rsidRPr="00034921" w:rsidR="00ED3EF1">
        <w:rPr>
          <w:rFonts w:hint="eastAsia" w:ascii="ＭＳ 明朝" w:hAnsi="ＭＳ 明朝"/>
          <w:szCs w:val="21"/>
        </w:rPr>
        <w:t xml:space="preserve">　　</w:t>
      </w:r>
      <w:r w:rsidR="00D84362">
        <w:rPr>
          <w:rFonts w:hint="eastAsia" w:ascii="ＭＳ 明朝" w:hAnsi="ＭＳ 明朝"/>
          <w:szCs w:val="21"/>
        </w:rPr>
        <w:t xml:space="preserve">　</w:t>
      </w:r>
      <w:r w:rsidRPr="00034921" w:rsidR="00110E09">
        <w:rPr>
          <w:rFonts w:hint="eastAsia" w:ascii="ＭＳ 明朝" w:hAnsi="ＭＳ 明朝"/>
          <w:szCs w:val="21"/>
        </w:rPr>
        <w:t>□</w:t>
      </w:r>
      <w:r w:rsidRPr="00034921" w:rsidR="00ED3EF1">
        <w:rPr>
          <w:rFonts w:hint="eastAsia" w:ascii="ＭＳ 明朝" w:hAnsi="ＭＳ 明朝"/>
          <w:szCs w:val="21"/>
        </w:rPr>
        <w:t>ある（申請者（機関名）、申請課題、研究期間）</w:t>
      </w:r>
    </w:p>
    <w:p w:rsidRPr="00034921" w:rsidR="00107701" w:rsidRDefault="00107701" w14:paraId="248D0524" w14:textId="01C840AD">
      <w:pPr>
        <w:rPr>
          <w:rFonts w:ascii="ＭＳ 明朝" w:hAnsi="ＭＳ 明朝"/>
          <w:strike/>
          <w:szCs w:val="21"/>
        </w:rPr>
      </w:pPr>
    </w:p>
    <w:p w:rsidRPr="00034921" w:rsidR="00107701" w:rsidRDefault="00091E24" w14:paraId="2CAB875E" w14:textId="7C107CAD">
      <w:pPr>
        <w:rPr>
          <w:rFonts w:ascii="ＭＳ 明朝" w:hAnsi="ＭＳ 明朝"/>
          <w:szCs w:val="21"/>
        </w:rPr>
      </w:pPr>
      <w:r>
        <w:rPr>
          <w:rFonts w:hint="eastAsia" w:ascii="ＭＳ 明朝" w:hAnsi="ＭＳ 明朝"/>
          <w:szCs w:val="21"/>
        </w:rPr>
        <w:t>３</w:t>
      </w:r>
      <w:r w:rsidRPr="00034921" w:rsidR="00107701">
        <w:rPr>
          <w:rFonts w:hint="eastAsia" w:ascii="ＭＳ 明朝" w:hAnsi="ＭＳ 明朝"/>
          <w:szCs w:val="21"/>
        </w:rPr>
        <w:t xml:space="preserve">　実施分担者</w:t>
      </w:r>
    </w:p>
    <w:p w:rsidR="00620574" w:rsidRDefault="00C84F5C" w14:paraId="556B95A9" w14:textId="77777777">
      <w:pPr>
        <w:rPr>
          <w:rFonts w:ascii="ＭＳ 明朝" w:hAnsi="ＭＳ 明朝"/>
          <w:szCs w:val="21"/>
        </w:rPr>
      </w:pPr>
      <w:r>
        <w:rPr>
          <w:rFonts w:hint="eastAsia" w:ascii="ＭＳ 明朝" w:hAnsi="ＭＳ 明朝"/>
          <w:szCs w:val="21"/>
        </w:rPr>
        <w:t xml:space="preserve">　　筑波大学システム情報工学研究群</w:t>
      </w:r>
      <w:r w:rsidR="00620574">
        <w:rPr>
          <w:rFonts w:hint="eastAsia" w:ascii="ＭＳ 明朝" w:hAnsi="ＭＳ 明朝"/>
          <w:szCs w:val="21"/>
        </w:rPr>
        <w:t>知能機能システム</w:t>
      </w:r>
      <w:r w:rsidR="009E3FF8">
        <w:rPr>
          <w:rFonts w:hint="eastAsia" w:ascii="ＭＳ 明朝" w:hAnsi="ＭＳ 明朝"/>
          <w:szCs w:val="21"/>
        </w:rPr>
        <w:t>学位プログラム</w:t>
      </w:r>
    </w:p>
    <w:p w:rsidR="00782769" w:rsidRDefault="009E3FF8" w14:paraId="61A82F43" w14:textId="1F8BE8B8">
      <w:pPr>
        <w:rPr>
          <w:rFonts w:ascii="ＭＳ 明朝" w:hAnsi="ＭＳ 明朝"/>
          <w:szCs w:val="21"/>
        </w:rPr>
      </w:pPr>
      <w:r>
        <w:rPr>
          <w:rFonts w:hint="eastAsia" w:ascii="ＭＳ 明朝" w:hAnsi="ＭＳ 明朝"/>
          <w:szCs w:val="21"/>
        </w:rPr>
        <w:t xml:space="preserve">　</w:t>
      </w:r>
      <w:r w:rsidR="00C84F5C">
        <w:rPr>
          <w:rFonts w:hint="eastAsia" w:ascii="ＭＳ 明朝" w:hAnsi="ＭＳ 明朝"/>
          <w:szCs w:val="21"/>
        </w:rPr>
        <w:t>博士</w:t>
      </w:r>
      <w:r w:rsidR="00620574">
        <w:rPr>
          <w:rFonts w:hint="eastAsia" w:ascii="ＭＳ 明朝" w:hAnsi="ＭＳ 明朝"/>
          <w:szCs w:val="21"/>
        </w:rPr>
        <w:t>前期</w:t>
      </w:r>
      <w:r w:rsidR="00C84F5C">
        <w:rPr>
          <w:rFonts w:hint="eastAsia" w:ascii="ＭＳ 明朝" w:hAnsi="ＭＳ 明朝"/>
          <w:szCs w:val="21"/>
        </w:rPr>
        <w:t>課程</w:t>
      </w:r>
      <w:r w:rsidR="00620574">
        <w:rPr>
          <w:rFonts w:hint="eastAsia" w:ascii="ＭＳ 明朝" w:hAnsi="ＭＳ 明朝"/>
          <w:szCs w:val="21"/>
        </w:rPr>
        <w:t>2</w:t>
      </w:r>
      <w:r w:rsidR="00C84F5C">
        <w:rPr>
          <w:rFonts w:hint="eastAsia" w:ascii="ＭＳ 明朝" w:hAnsi="ＭＳ 明朝"/>
          <w:szCs w:val="21"/>
        </w:rPr>
        <w:t>年</w:t>
      </w:r>
      <w:r>
        <w:rPr>
          <w:rFonts w:hint="eastAsia" w:ascii="ＭＳ 明朝" w:hAnsi="ＭＳ 明朝"/>
          <w:szCs w:val="21"/>
        </w:rPr>
        <w:t xml:space="preserve">　</w:t>
      </w:r>
      <w:r w:rsidR="00620574">
        <w:rPr>
          <w:rFonts w:hint="eastAsia" w:ascii="ＭＳ 明朝" w:hAnsi="ＭＳ 明朝"/>
          <w:szCs w:val="21"/>
        </w:rPr>
        <w:t>横山航大</w:t>
      </w:r>
    </w:p>
    <w:p w:rsidR="003D64B5" w:rsidRDefault="003D64B5" w14:paraId="1634A11B" w14:textId="3CFEAD02">
      <w:pPr>
        <w:rPr>
          <w:rFonts w:ascii="ＭＳ 明朝" w:hAnsi="ＭＳ 明朝"/>
          <w:szCs w:val="21"/>
        </w:rPr>
      </w:pPr>
    </w:p>
    <w:p w:rsidR="00CE6B8A" w:rsidP="00D41603" w:rsidRDefault="009F0A78" w14:paraId="239B439C" w14:textId="2A707A0D">
      <w:pPr>
        <w:ind w:firstLine="420" w:firstLineChars="200"/>
        <w:rPr>
          <w:rFonts w:ascii="ＭＳ 明朝" w:hAnsi="ＭＳ 明朝"/>
          <w:szCs w:val="21"/>
        </w:rPr>
      </w:pPr>
      <w:r>
        <w:rPr>
          <w:rFonts w:hint="eastAsia"/>
          <w:szCs w:val="21"/>
        </w:rPr>
        <w:t>筑波大学</w:t>
      </w:r>
      <w:r>
        <w:rPr>
          <w:rFonts w:hint="eastAsia" w:ascii="ＭＳ 明朝" w:hAnsi="ＭＳ 明朝"/>
          <w:szCs w:val="21"/>
        </w:rPr>
        <w:t>システム情報系・知能機能工学域</w:t>
      </w:r>
    </w:p>
    <w:p w:rsidR="00114899" w:rsidP="00686F88" w:rsidRDefault="00686F88" w14:paraId="2506A46D" w14:textId="7FFACC82">
      <w:pPr>
        <w:rPr>
          <w:rFonts w:ascii="ＭＳ 明朝" w:hAnsi="ＭＳ 明朝"/>
          <w:szCs w:val="21"/>
        </w:rPr>
      </w:pPr>
      <w:r>
        <w:rPr>
          <w:rFonts w:hint="eastAsia" w:ascii="ＭＳ 明朝" w:hAnsi="ＭＳ 明朝"/>
          <w:szCs w:val="21"/>
        </w:rPr>
        <w:t xml:space="preserve">　助教　</w:t>
      </w:r>
      <w:r>
        <w:rPr>
          <w:rFonts w:ascii="ＭＳ 明朝" w:hAnsi="ＭＳ 明朝"/>
          <w:szCs w:val="21"/>
        </w:rPr>
        <w:t>PUENTES Sandra</w:t>
      </w:r>
    </w:p>
    <w:p w:rsidRPr="009E3FF8" w:rsidR="00D41603" w:rsidP="00256AAB" w:rsidRDefault="00D41603" w14:paraId="37F86868" w14:textId="77777777">
      <w:pPr>
        <w:rPr>
          <w:rFonts w:ascii="ＭＳ 明朝" w:hAnsi="ＭＳ 明朝"/>
          <w:szCs w:val="21"/>
        </w:rPr>
      </w:pPr>
    </w:p>
    <w:p w:rsidRPr="00034921" w:rsidR="00107701" w:rsidRDefault="00091E24" w14:paraId="0C2A05F1" w14:textId="760A2CD2">
      <w:pPr>
        <w:rPr>
          <w:rFonts w:ascii="ＭＳ 明朝" w:hAnsi="ＭＳ 明朝"/>
          <w:szCs w:val="21"/>
        </w:rPr>
      </w:pPr>
      <w:r>
        <w:rPr>
          <w:rFonts w:hint="eastAsia" w:ascii="ＭＳ 明朝" w:hAnsi="ＭＳ 明朝"/>
          <w:szCs w:val="21"/>
        </w:rPr>
        <w:t>４</w:t>
      </w:r>
      <w:r w:rsidRPr="00034921" w:rsidR="00107701">
        <w:rPr>
          <w:rFonts w:hint="eastAsia" w:ascii="ＭＳ 明朝" w:hAnsi="ＭＳ 明朝"/>
          <w:szCs w:val="21"/>
        </w:rPr>
        <w:t xml:space="preserve">　関係組織の長　</w:t>
      </w:r>
    </w:p>
    <w:p w:rsidRPr="00034921" w:rsidR="005568A0" w:rsidP="00426E4D" w:rsidRDefault="00255586" w14:paraId="0BC61275" w14:textId="245ABC38">
      <w:pPr>
        <w:rPr>
          <w:rFonts w:ascii="ＭＳ 明朝" w:hAnsi="ＭＳ 明朝"/>
          <w:szCs w:val="21"/>
        </w:rPr>
      </w:pPr>
      <w:r w:rsidRPr="00034921">
        <w:rPr>
          <w:rFonts w:hint="eastAsia" w:ascii="ＭＳ 明朝" w:hAnsi="ＭＳ 明朝"/>
          <w:szCs w:val="21"/>
        </w:rPr>
        <w:t xml:space="preserve">　　　　（</w:t>
      </w:r>
      <w:r w:rsidRPr="00034921" w:rsidR="00C744F9">
        <w:rPr>
          <w:rFonts w:hint="eastAsia" w:ascii="ＭＳ 明朝" w:hAnsi="ＭＳ 明朝"/>
          <w:szCs w:val="21"/>
        </w:rPr>
        <w:t>域</w:t>
      </w:r>
      <w:r w:rsidRPr="00034921">
        <w:rPr>
          <w:rFonts w:hint="eastAsia" w:ascii="ＭＳ 明朝" w:hAnsi="ＭＳ 明朝"/>
          <w:szCs w:val="21"/>
        </w:rPr>
        <w:t>名・</w:t>
      </w:r>
      <w:r w:rsidR="00D84362">
        <w:rPr>
          <w:rFonts w:hint="eastAsia" w:ascii="ＭＳ 明朝" w:hAnsi="ＭＳ 明朝"/>
          <w:szCs w:val="21"/>
        </w:rPr>
        <w:t>域長名</w:t>
      </w:r>
      <w:r w:rsidRPr="00034921" w:rsidR="00107701">
        <w:rPr>
          <w:rFonts w:hint="eastAsia" w:ascii="ＭＳ 明朝" w:hAnsi="ＭＳ 明朝"/>
          <w:szCs w:val="21"/>
        </w:rPr>
        <w:t xml:space="preserve">）　</w:t>
      </w:r>
      <w:r w:rsidR="00871D25">
        <w:rPr>
          <w:rFonts w:hint="eastAsia" w:ascii="ＭＳ 明朝" w:hAnsi="ＭＳ 明朝"/>
          <w:szCs w:val="21"/>
        </w:rPr>
        <w:t>知能機能</w:t>
      </w:r>
      <w:r w:rsidR="00C84F5C">
        <w:rPr>
          <w:rFonts w:hint="eastAsia" w:ascii="ＭＳ 明朝" w:hAnsi="ＭＳ 明朝"/>
          <w:szCs w:val="21"/>
        </w:rPr>
        <w:t>工学域長・</w:t>
      </w:r>
      <w:r w:rsidR="00871D25">
        <w:rPr>
          <w:rFonts w:hint="eastAsia" w:ascii="ＭＳ 明朝" w:hAnsi="ＭＳ 明朝"/>
          <w:szCs w:val="21"/>
        </w:rPr>
        <w:t>矢野博明</w:t>
      </w:r>
    </w:p>
    <w:p w:rsidR="00C84F5C" w:rsidP="00426E4D" w:rsidRDefault="00C84F5C" w14:paraId="1EEBB081" w14:textId="13A5D5A0">
      <w:pPr>
        <w:rPr>
          <w:rFonts w:ascii="ＭＳ 明朝" w:hAnsi="ＭＳ 明朝"/>
          <w:szCs w:val="21"/>
        </w:rPr>
      </w:pPr>
    </w:p>
    <w:p w:rsidR="00E74CD9" w:rsidP="00426E4D" w:rsidRDefault="00E74CD9" w14:paraId="0BF772BD" w14:textId="77777777">
      <w:pPr>
        <w:rPr>
          <w:rFonts w:ascii="ＭＳ 明朝" w:hAnsi="ＭＳ 明朝"/>
          <w:szCs w:val="21"/>
        </w:rPr>
      </w:pPr>
    </w:p>
    <w:p w:rsidRPr="00034921" w:rsidR="00107701" w:rsidP="00426E4D" w:rsidRDefault="00091E24" w14:paraId="48BEB771" w14:textId="4DB7CACB">
      <w:pPr>
        <w:rPr>
          <w:rFonts w:ascii="ＭＳ 明朝" w:hAnsi="ＭＳ 明朝"/>
          <w:szCs w:val="21"/>
        </w:rPr>
      </w:pPr>
      <w:r>
        <w:rPr>
          <w:rFonts w:hint="eastAsia" w:ascii="ＭＳ 明朝" w:hAnsi="ＭＳ 明朝"/>
          <w:szCs w:val="21"/>
        </w:rPr>
        <w:t>５</w:t>
      </w:r>
      <w:r w:rsidRPr="00034921" w:rsidR="002B5AA6">
        <w:rPr>
          <w:rFonts w:hint="eastAsia" w:ascii="ＭＳ 明朝" w:hAnsi="ＭＳ 明朝"/>
          <w:szCs w:val="21"/>
        </w:rPr>
        <w:t xml:space="preserve">　</w:t>
      </w:r>
      <w:r w:rsidRPr="00034921" w:rsidR="00BD3A1A">
        <w:rPr>
          <w:rFonts w:hint="eastAsia" w:ascii="ＭＳ 明朝" w:hAnsi="ＭＳ 明朝"/>
          <w:szCs w:val="21"/>
        </w:rPr>
        <w:t xml:space="preserve">実施施設名　　</w:t>
      </w:r>
    </w:p>
    <w:p w:rsidRPr="00034921" w:rsidR="00BD3A1A" w:rsidP="00BD3A1A" w:rsidRDefault="00550377" w14:paraId="579058F2" w14:textId="7FC6A69F">
      <w:pPr>
        <w:ind w:firstLine="630" w:firstLineChars="300"/>
        <w:rPr>
          <w:rFonts w:ascii="ＭＳ 明朝" w:hAnsi="ＭＳ 明朝"/>
          <w:szCs w:val="21"/>
        </w:rPr>
      </w:pPr>
      <w:r>
        <w:rPr>
          <w:rFonts w:hint="eastAsia" w:ascii="ＭＳ 明朝" w:hAnsi="ＭＳ 明朝"/>
          <w:szCs w:val="21"/>
        </w:rPr>
        <w:t>■</w:t>
      </w:r>
      <w:r w:rsidR="009548DE">
        <w:rPr>
          <w:rFonts w:hint="eastAsia" w:ascii="ＭＳ 明朝" w:hAnsi="ＭＳ 明朝"/>
          <w:szCs w:val="21"/>
        </w:rPr>
        <w:t>a.</w:t>
      </w:r>
      <w:r w:rsidR="009548DE">
        <w:rPr>
          <w:rFonts w:ascii="ＭＳ 明朝" w:hAnsi="ＭＳ 明朝"/>
          <w:szCs w:val="21"/>
        </w:rPr>
        <w:t xml:space="preserve"> </w:t>
      </w:r>
      <w:r w:rsidRPr="00034921" w:rsidR="00BD3A1A">
        <w:rPr>
          <w:rFonts w:ascii="ＭＳ 明朝" w:hAnsi="ＭＳ 明朝"/>
          <w:szCs w:val="21"/>
        </w:rPr>
        <w:t>筑波大学単独施設での研究</w:t>
      </w:r>
    </w:p>
    <w:p w:rsidRPr="009548DE" w:rsidR="000303B1" w:rsidP="00BD3A1A" w:rsidRDefault="009548DE" w14:paraId="57B10F29" w14:textId="5CCC1334">
      <w:pPr>
        <w:ind w:firstLine="630" w:firstLineChars="300"/>
        <w:rPr>
          <w:rFonts w:ascii="ＭＳ 明朝" w:hAnsi="ＭＳ 明朝"/>
          <w:szCs w:val="21"/>
        </w:rPr>
      </w:pPr>
      <w:r>
        <w:rPr>
          <w:rFonts w:hint="eastAsia" w:ascii="ＭＳ 明朝" w:hAnsi="ＭＳ 明朝"/>
          <w:szCs w:val="21"/>
        </w:rPr>
        <w:t xml:space="preserve">　　（実施施設名</w:t>
      </w:r>
      <w:r w:rsidRPr="00192B83">
        <w:rPr>
          <w:rFonts w:hint="eastAsia" w:ascii="ＭＳ 明朝" w:hAnsi="ＭＳ 明朝"/>
          <w:color w:val="000000" w:themeColor="text1"/>
          <w:szCs w:val="21"/>
        </w:rPr>
        <w:t>：</w:t>
      </w:r>
      <w:r w:rsidR="003E06AC">
        <w:rPr>
          <w:rFonts w:ascii="ＭＳ 明朝" w:hAnsi="ＭＳ 明朝"/>
          <w:color w:val="000000" w:themeColor="text1"/>
          <w:szCs w:val="21"/>
        </w:rPr>
        <w:t>3</w:t>
      </w:r>
      <w:r w:rsidR="00E35A3A">
        <w:rPr>
          <w:rFonts w:ascii="ＭＳ 明朝" w:hAnsi="ＭＳ 明朝"/>
          <w:color w:val="000000" w:themeColor="text1"/>
          <w:szCs w:val="21"/>
        </w:rPr>
        <w:t>M211</w:t>
      </w:r>
      <w:ins w:author="北守若葉" w:date="2024-10-11T11:49:00Z" w16du:dateUtc="2024-10-11T02:49:00Z" w:id="0">
        <w:r w:rsidR="00EF0A1E">
          <w:rPr>
            <w:rFonts w:hint="eastAsia" w:ascii="ＭＳ 明朝" w:hAnsi="ＭＳ 明朝"/>
            <w:color w:val="000000" w:themeColor="text1"/>
            <w:szCs w:val="21"/>
          </w:rPr>
          <w:t>、3G214</w:t>
        </w:r>
      </w:ins>
      <w:r>
        <w:rPr>
          <w:rFonts w:hint="eastAsia" w:ascii="ＭＳ 明朝" w:hAnsi="ＭＳ 明朝"/>
          <w:szCs w:val="21"/>
        </w:rPr>
        <w:t>）</w:t>
      </w:r>
    </w:p>
    <w:p w:rsidRPr="00034921" w:rsidR="00BD3A1A" w:rsidP="00BD3A1A" w:rsidRDefault="00BD3A1A" w14:paraId="3E9F6A2B" w14:textId="2F7065FD">
      <w:pPr>
        <w:rPr>
          <w:rFonts w:ascii="ＭＳ 明朝" w:hAnsi="ＭＳ 明朝"/>
          <w:szCs w:val="21"/>
        </w:rPr>
      </w:pPr>
      <w:r w:rsidRPr="00034921">
        <w:rPr>
          <w:rFonts w:hint="eastAsia" w:ascii="ＭＳ 明朝" w:hAnsi="ＭＳ 明朝"/>
          <w:szCs w:val="21"/>
        </w:rPr>
        <w:t xml:space="preserve">　　　□</w:t>
      </w:r>
      <w:r w:rsidR="009548DE">
        <w:rPr>
          <w:rFonts w:hint="eastAsia" w:ascii="ＭＳ 明朝" w:hAnsi="ＭＳ 明朝"/>
          <w:szCs w:val="21"/>
        </w:rPr>
        <w:t>b.</w:t>
      </w:r>
      <w:r w:rsidR="009548DE">
        <w:rPr>
          <w:rFonts w:ascii="ＭＳ 明朝" w:hAnsi="ＭＳ 明朝"/>
          <w:szCs w:val="21"/>
        </w:rPr>
        <w:t xml:space="preserve"> </w:t>
      </w:r>
      <w:r w:rsidRPr="00034921">
        <w:rPr>
          <w:rFonts w:ascii="ＭＳ 明朝" w:hAnsi="ＭＳ 明朝"/>
          <w:szCs w:val="21"/>
        </w:rPr>
        <w:t>筑波大学を代表施設とする多施設共同研究</w:t>
      </w:r>
    </w:p>
    <w:p w:rsidRPr="009548DE" w:rsidR="000303B1" w:rsidP="00BD3A1A" w:rsidRDefault="009548DE" w14:paraId="04B8B809" w14:textId="36837AA7">
      <w:pPr>
        <w:rPr>
          <w:rFonts w:ascii="ＭＳ 明朝" w:hAnsi="ＭＳ 明朝"/>
          <w:szCs w:val="21"/>
        </w:rPr>
      </w:pPr>
      <w:r>
        <w:rPr>
          <w:rFonts w:hint="eastAsia" w:ascii="ＭＳ 明朝" w:hAnsi="ＭＳ 明朝"/>
          <w:szCs w:val="21"/>
        </w:rPr>
        <w:lastRenderedPageBreak/>
        <w:t xml:space="preserve">　　　　　（実施施設名：</w:t>
      </w:r>
      <w:r w:rsidR="00F426BC">
        <w:rPr>
          <w:rFonts w:hint="eastAsia" w:ascii="ＭＳ 明朝" w:hAnsi="ＭＳ 明朝"/>
          <w:szCs w:val="21"/>
        </w:rPr>
        <w:t xml:space="preserve">　　　　　　　　　　　　　　　　　　　　　　　　　　　</w:t>
      </w:r>
      <w:r>
        <w:rPr>
          <w:rFonts w:hint="eastAsia" w:ascii="ＭＳ 明朝" w:hAnsi="ＭＳ 明朝"/>
          <w:szCs w:val="21"/>
        </w:rPr>
        <w:t xml:space="preserve">　）</w:t>
      </w:r>
    </w:p>
    <w:p w:rsidRPr="00034921" w:rsidR="00BD3A1A" w:rsidP="00BD3A1A" w:rsidRDefault="00BD3A1A" w14:paraId="3D78DE87" w14:textId="2E39BC6C">
      <w:pPr>
        <w:rPr>
          <w:rFonts w:ascii="ＭＳ 明朝" w:hAnsi="ＭＳ 明朝"/>
          <w:szCs w:val="21"/>
        </w:rPr>
      </w:pPr>
      <w:r w:rsidRPr="00034921">
        <w:rPr>
          <w:rFonts w:hint="eastAsia" w:ascii="ＭＳ 明朝" w:hAnsi="ＭＳ 明朝"/>
          <w:szCs w:val="21"/>
        </w:rPr>
        <w:t xml:space="preserve">　　　</w:t>
      </w:r>
      <w:r w:rsidRPr="00034921" w:rsidR="00CD24CB">
        <w:rPr>
          <w:rFonts w:hint="eastAsia" w:ascii="ＭＳ 明朝" w:hAnsi="ＭＳ 明朝"/>
          <w:szCs w:val="21"/>
        </w:rPr>
        <w:t>□</w:t>
      </w:r>
      <w:r w:rsidR="009548DE">
        <w:rPr>
          <w:rFonts w:hint="eastAsia" w:ascii="ＭＳ 明朝" w:hAnsi="ＭＳ 明朝"/>
          <w:szCs w:val="21"/>
        </w:rPr>
        <w:t>c.</w:t>
      </w:r>
      <w:r w:rsidR="009548DE">
        <w:rPr>
          <w:rFonts w:ascii="ＭＳ 明朝" w:hAnsi="ＭＳ 明朝"/>
          <w:szCs w:val="21"/>
        </w:rPr>
        <w:t xml:space="preserve"> </w:t>
      </w:r>
      <w:r w:rsidRPr="00034921">
        <w:rPr>
          <w:rFonts w:ascii="ＭＳ 明朝" w:hAnsi="ＭＳ 明朝"/>
          <w:szCs w:val="21"/>
        </w:rPr>
        <w:t>他施設を代表施設とする多施設共同研究</w:t>
      </w:r>
      <w:r w:rsidRPr="00034921" w:rsidR="00FB0AF8">
        <w:rPr>
          <w:rFonts w:hint="eastAsia" w:ascii="ＭＳ 明朝" w:hAnsi="ＭＳ 明朝"/>
          <w:szCs w:val="21"/>
        </w:rPr>
        <w:t xml:space="preserve">　　　　</w:t>
      </w:r>
    </w:p>
    <w:p w:rsidR="005568A0" w:rsidP="001E13CE" w:rsidRDefault="00BD3A1A" w14:paraId="67EDEA80" w14:textId="5EE12A7D">
      <w:pPr>
        <w:ind w:left="5880" w:hanging="5880" w:hangingChars="2800"/>
        <w:rPr>
          <w:rFonts w:ascii="ＭＳ 明朝" w:hAnsi="ＭＳ 明朝"/>
          <w:szCs w:val="21"/>
        </w:rPr>
      </w:pPr>
      <w:r w:rsidRPr="00034921">
        <w:rPr>
          <w:rFonts w:hint="eastAsia" w:ascii="ＭＳ 明朝" w:hAnsi="ＭＳ 明朝"/>
          <w:szCs w:val="21"/>
        </w:rPr>
        <w:t xml:space="preserve">　　　　</w:t>
      </w:r>
      <w:r w:rsidR="009548DE">
        <w:rPr>
          <w:rFonts w:hint="eastAsia" w:ascii="ＭＳ 明朝" w:hAnsi="ＭＳ 明朝"/>
          <w:szCs w:val="21"/>
        </w:rPr>
        <w:t xml:space="preserve"> </w:t>
      </w:r>
      <w:r w:rsidRPr="00034921">
        <w:rPr>
          <w:rFonts w:hint="eastAsia" w:ascii="ＭＳ 明朝" w:hAnsi="ＭＳ 明朝"/>
          <w:szCs w:val="21"/>
        </w:rPr>
        <w:t>（代表施設名：</w:t>
      </w:r>
      <w:r w:rsidR="001E13CE">
        <w:rPr>
          <w:rFonts w:hint="eastAsia" w:ascii="ＭＳ 明朝" w:hAnsi="ＭＳ 明朝"/>
          <w:szCs w:val="21"/>
        </w:rPr>
        <w:t>○○研究</w:t>
      </w:r>
      <w:r w:rsidRPr="00034921" w:rsidR="007414E6">
        <w:rPr>
          <w:rFonts w:hint="eastAsia" w:ascii="ＭＳ 明朝" w:hAnsi="ＭＳ 明朝"/>
          <w:szCs w:val="21"/>
        </w:rPr>
        <w:t>研</w:t>
      </w:r>
      <w:r w:rsidR="001E13CE">
        <w:rPr>
          <w:rFonts w:hint="eastAsia" w:ascii="ＭＳ 明朝" w:hAnsi="ＭＳ 明朝"/>
          <w:szCs w:val="21"/>
        </w:rPr>
        <w:t xml:space="preserve">　　研究組</w:t>
      </w:r>
      <w:r w:rsidRPr="00034921" w:rsidR="007414E6">
        <w:rPr>
          <w:rFonts w:hint="eastAsia" w:ascii="ＭＳ 明朝" w:hAnsi="ＭＳ 明朝"/>
          <w:szCs w:val="21"/>
        </w:rPr>
        <w:t>織代表者氏名：</w:t>
      </w:r>
      <w:r w:rsidR="001E13CE">
        <w:rPr>
          <w:rFonts w:hint="eastAsia" w:ascii="ＭＳ 明朝" w:hAnsi="ＭＳ 明朝"/>
          <w:szCs w:val="21"/>
        </w:rPr>
        <w:t>○○○○</w:t>
      </w:r>
      <w:r w:rsidRPr="00034921" w:rsidR="007414E6">
        <w:rPr>
          <w:rFonts w:hint="eastAsia" w:ascii="ＭＳ 明朝" w:hAnsi="ＭＳ 明朝"/>
          <w:szCs w:val="21"/>
        </w:rPr>
        <w:t xml:space="preserve">　　）</w:t>
      </w:r>
    </w:p>
    <w:p w:rsidR="001E13CE" w:rsidP="001E13CE" w:rsidRDefault="001E13CE" w14:paraId="1C64E595" w14:textId="2DF02B08">
      <w:pPr>
        <w:ind w:left="5880" w:hanging="5880" w:hangingChars="2800"/>
        <w:rPr>
          <w:rFonts w:ascii="ＭＳ 明朝" w:hAnsi="ＭＳ 明朝"/>
          <w:szCs w:val="21"/>
        </w:rPr>
      </w:pPr>
      <w:r>
        <w:rPr>
          <w:rFonts w:hint="eastAsia" w:ascii="ＭＳ 明朝" w:hAnsi="ＭＳ 明朝"/>
          <w:szCs w:val="21"/>
        </w:rPr>
        <w:t xml:space="preserve">　　　　　筑波大学：</w:t>
      </w:r>
      <w:r w:rsidRPr="001E13CE">
        <w:rPr>
          <w:rFonts w:hint="eastAsia" w:ascii="ＭＳ 明朝" w:hAnsi="ＭＳ 明朝"/>
          <w:szCs w:val="21"/>
        </w:rPr>
        <w:t>○○号室及び○○号室</w:t>
      </w:r>
    </w:p>
    <w:p w:rsidR="009548DE" w:rsidP="00F426BC" w:rsidRDefault="009548DE" w14:paraId="4EB09329" w14:textId="79C973B9">
      <w:pPr>
        <w:ind w:firstLine="630" w:firstLineChars="300"/>
        <w:rPr>
          <w:rFonts w:ascii="ＭＳ 明朝" w:hAnsi="ＭＳ 明朝"/>
          <w:szCs w:val="21"/>
        </w:rPr>
      </w:pPr>
      <w:r>
        <w:rPr>
          <w:rFonts w:hint="eastAsia" w:ascii="ＭＳ 明朝" w:hAnsi="ＭＳ 明朝"/>
          <w:szCs w:val="21"/>
        </w:rPr>
        <w:t>b.またはc.の場合、筑波大学の役割</w:t>
      </w:r>
    </w:p>
    <w:p w:rsidR="00437053" w:rsidP="00BD3A1A" w:rsidRDefault="00437053" w14:paraId="44320898" w14:textId="4D31C015">
      <w:pPr>
        <w:rPr>
          <w:rFonts w:ascii="ＭＳ 明朝" w:hAnsi="ＭＳ 明朝"/>
          <w:szCs w:val="21"/>
        </w:rPr>
      </w:pPr>
    </w:p>
    <w:p w:rsidR="00DF5E2D" w:rsidP="00BD3A1A" w:rsidRDefault="00DF5E2D" w14:paraId="08A2CD69" w14:textId="77777777">
      <w:pPr>
        <w:rPr>
          <w:rFonts w:ascii="ＭＳ 明朝" w:hAnsi="ＭＳ 明朝"/>
          <w:szCs w:val="21"/>
        </w:rPr>
      </w:pPr>
    </w:p>
    <w:p w:rsidRPr="004628B4" w:rsidR="004628B4" w:rsidP="004628B4" w:rsidRDefault="00091E24" w14:paraId="1F4C5723" w14:textId="6DCA6D1F">
      <w:pPr>
        <w:rPr>
          <w:rFonts w:ascii="ＭＳ 明朝" w:hAnsi="ＭＳ 明朝"/>
          <w:szCs w:val="21"/>
        </w:rPr>
      </w:pPr>
      <w:r>
        <w:rPr>
          <w:rFonts w:hint="eastAsia" w:ascii="ＭＳ 明朝" w:hAnsi="ＭＳ 明朝"/>
          <w:szCs w:val="21"/>
        </w:rPr>
        <w:t>６</w:t>
      </w:r>
      <w:r w:rsidR="004628B4">
        <w:rPr>
          <w:rFonts w:hint="eastAsia" w:ascii="ＭＳ 明朝" w:hAnsi="ＭＳ 明朝"/>
          <w:szCs w:val="21"/>
        </w:rPr>
        <w:t xml:space="preserve">　</w:t>
      </w:r>
      <w:r w:rsidRPr="004628B4" w:rsidR="004628B4">
        <w:rPr>
          <w:rFonts w:hint="eastAsia" w:ascii="ＭＳ 明朝" w:hAnsi="ＭＳ 明朝"/>
          <w:szCs w:val="21"/>
        </w:rPr>
        <w:t>疫学研究、ﾋﾄｹﾞﾉﾑ・遺伝子解析研究との関わり</w:t>
      </w:r>
    </w:p>
    <w:p w:rsidRPr="004628B4" w:rsidR="004628B4" w:rsidP="00F426BC" w:rsidRDefault="00F426BC" w14:paraId="4EB78DA4" w14:textId="242827A5">
      <w:pPr>
        <w:ind w:firstLine="630" w:firstLineChars="300"/>
        <w:rPr>
          <w:rFonts w:ascii="ＭＳ 明朝" w:hAnsi="ＭＳ 明朝"/>
          <w:szCs w:val="21"/>
        </w:rPr>
      </w:pPr>
      <w:r>
        <w:rPr>
          <w:rFonts w:hint="eastAsia" w:ascii="ＭＳ 明朝" w:hAnsi="ＭＳ 明朝"/>
          <w:szCs w:val="21"/>
        </w:rPr>
        <w:t>□</w:t>
      </w:r>
      <w:r w:rsidRPr="004628B4" w:rsidR="004628B4">
        <w:rPr>
          <w:rFonts w:hint="eastAsia" w:ascii="ＭＳ 明朝" w:hAnsi="ＭＳ 明朝"/>
          <w:szCs w:val="21"/>
        </w:rPr>
        <w:t>関係する</w:t>
      </w:r>
    </w:p>
    <w:p w:rsidR="004628B4" w:rsidP="00F426BC" w:rsidRDefault="001E13CE" w14:paraId="6325F456" w14:textId="4674A2FB">
      <w:pPr>
        <w:ind w:firstLine="630" w:firstLineChars="300"/>
        <w:rPr>
          <w:rFonts w:ascii="ＭＳ 明朝" w:hAnsi="ＭＳ 明朝"/>
          <w:szCs w:val="21"/>
        </w:rPr>
      </w:pPr>
      <w:r>
        <w:rPr>
          <w:rFonts w:hint="eastAsia" w:ascii="ＭＳ 明朝" w:hAnsi="ＭＳ 明朝"/>
          <w:szCs w:val="21"/>
        </w:rPr>
        <w:t>■</w:t>
      </w:r>
      <w:r w:rsidRPr="004628B4" w:rsidR="004628B4">
        <w:rPr>
          <w:rFonts w:hint="eastAsia" w:ascii="ＭＳ 明朝" w:hAnsi="ＭＳ 明朝"/>
          <w:szCs w:val="21"/>
        </w:rPr>
        <w:t>関係しない</w:t>
      </w:r>
    </w:p>
    <w:p w:rsidR="00F426BC" w:rsidP="00BD3A1A" w:rsidRDefault="00F426BC" w14:paraId="67918F16" w14:textId="740264C1">
      <w:pPr>
        <w:rPr>
          <w:rFonts w:ascii="ＭＳ 明朝" w:hAnsi="ＭＳ 明朝"/>
          <w:szCs w:val="21"/>
        </w:rPr>
      </w:pPr>
    </w:p>
    <w:p w:rsidR="004628B4" w:rsidP="00BD3A1A" w:rsidRDefault="00091E24" w14:paraId="6A4FCEB9" w14:textId="798F605D">
      <w:pPr>
        <w:rPr>
          <w:rFonts w:ascii="ＭＳ 明朝" w:hAnsi="ＭＳ 明朝"/>
          <w:szCs w:val="21"/>
        </w:rPr>
      </w:pPr>
      <w:r>
        <w:rPr>
          <w:rFonts w:hint="eastAsia" w:ascii="ＭＳ 明朝" w:hAnsi="ＭＳ 明朝"/>
          <w:szCs w:val="21"/>
        </w:rPr>
        <w:t>７</w:t>
      </w:r>
      <w:r w:rsidR="004628B4">
        <w:rPr>
          <w:rFonts w:hint="eastAsia" w:ascii="ＭＳ 明朝" w:hAnsi="ＭＳ 明朝"/>
          <w:szCs w:val="21"/>
        </w:rPr>
        <w:t xml:space="preserve">　</w:t>
      </w:r>
      <w:r w:rsidRPr="004628B4" w:rsidR="004628B4">
        <w:rPr>
          <w:rFonts w:hint="eastAsia" w:ascii="ＭＳ 明朝" w:hAnsi="ＭＳ 明朝"/>
          <w:szCs w:val="21"/>
        </w:rPr>
        <w:t>費用の出所</w:t>
      </w:r>
    </w:p>
    <w:p w:rsidR="004628B4" w:rsidP="00F426BC" w:rsidRDefault="004628B4" w14:paraId="73B61F98" w14:textId="6D490806">
      <w:pPr>
        <w:ind w:left="630" w:hanging="630" w:hangingChars="300"/>
        <w:rPr>
          <w:rFonts w:ascii="ＭＳ 明朝" w:hAnsi="ＭＳ 明朝"/>
          <w:szCs w:val="21"/>
        </w:rPr>
      </w:pPr>
      <w:r>
        <w:rPr>
          <w:rFonts w:hint="eastAsia" w:ascii="ＭＳ 明朝" w:hAnsi="ＭＳ 明朝"/>
          <w:szCs w:val="21"/>
        </w:rPr>
        <w:t xml:space="preserve">　　</w:t>
      </w:r>
      <w:r w:rsidRPr="004628B4">
        <w:rPr>
          <w:rFonts w:hint="eastAsia" w:ascii="ＭＳ 明朝" w:hAnsi="ＭＳ 明朝"/>
          <w:szCs w:val="21"/>
        </w:rPr>
        <w:t>（教育研究基盤経費、厚生労働科学研究費補助金、科学研究費補助金</w:t>
      </w:r>
      <w:r w:rsidRPr="00A824C9" w:rsidR="00A824C9">
        <w:rPr>
          <w:rFonts w:hint="eastAsia" w:ascii="ＭＳ 明朝" w:hAnsi="ＭＳ 明朝"/>
          <w:sz w:val="18"/>
          <w:szCs w:val="18"/>
        </w:rPr>
        <w:t>（プロジェクトコード）</w:t>
      </w:r>
      <w:r w:rsidRPr="004628B4">
        <w:rPr>
          <w:rFonts w:hint="eastAsia" w:ascii="ＭＳ 明朝" w:hAnsi="ＭＳ 明朝"/>
          <w:szCs w:val="21"/>
        </w:rPr>
        <w:t>、共同研究、受託研究、奨学寄附金など資金の種類と、研究代表者、研究課題名を記載すること）</w:t>
      </w:r>
    </w:p>
    <w:p w:rsidR="00905FAE" w:rsidP="00F426BC" w:rsidRDefault="00905FAE" w14:paraId="1662764B" w14:textId="7D7E50EB">
      <w:pPr>
        <w:ind w:left="630" w:hanging="630" w:hangingChars="300"/>
        <w:rPr>
          <w:rFonts w:ascii="ＭＳ 明朝" w:hAnsi="ＭＳ 明朝"/>
          <w:szCs w:val="21"/>
        </w:rPr>
      </w:pPr>
      <w:r>
        <w:rPr>
          <w:rFonts w:hint="eastAsia" w:ascii="ＭＳ 明朝" w:hAnsi="ＭＳ 明朝"/>
          <w:szCs w:val="21"/>
        </w:rPr>
        <w:t xml:space="preserve">　日本学術振興会　科学研究費助成事業　基盤研究</w:t>
      </w:r>
      <w:r>
        <w:rPr>
          <w:rFonts w:ascii="ＭＳ 明朝" w:hAnsi="ＭＳ 明朝"/>
          <w:szCs w:val="21"/>
        </w:rPr>
        <w:t>（B</w:t>
      </w:r>
      <w:r>
        <w:rPr>
          <w:rFonts w:hint="eastAsia" w:ascii="ＭＳ 明朝" w:hAnsi="ＭＳ 明朝"/>
          <w:szCs w:val="21"/>
        </w:rPr>
        <w:t>）</w:t>
      </w:r>
    </w:p>
    <w:p w:rsidR="00905FAE" w:rsidP="00F426BC" w:rsidRDefault="00905FAE" w14:paraId="1CBD27C6" w14:textId="6E9C44C4">
      <w:pPr>
        <w:ind w:left="630" w:hanging="630" w:hangingChars="300"/>
        <w:rPr>
          <w:rFonts w:ascii="ＭＳ 明朝" w:hAnsi="ＭＳ 明朝"/>
          <w:szCs w:val="21"/>
        </w:rPr>
      </w:pPr>
      <w:r>
        <w:rPr>
          <w:rFonts w:hint="eastAsia" w:ascii="ＭＳ 明朝" w:hAnsi="ＭＳ 明朝"/>
          <w:szCs w:val="21"/>
        </w:rPr>
        <w:t xml:space="preserve">　研究代表者：善甫 啓一</w:t>
      </w:r>
    </w:p>
    <w:p w:rsidR="00905FAE" w:rsidP="00F426BC" w:rsidRDefault="00905FAE" w14:paraId="36D68AA6" w14:textId="72EF9AC1">
      <w:pPr>
        <w:ind w:left="630" w:hanging="630" w:hangingChars="300"/>
        <w:rPr>
          <w:rFonts w:ascii="ＭＳ 明朝" w:hAnsi="ＭＳ 明朝"/>
          <w:szCs w:val="21"/>
        </w:rPr>
      </w:pPr>
      <w:r>
        <w:rPr>
          <w:rFonts w:hint="eastAsia" w:ascii="ＭＳ 明朝" w:hAnsi="ＭＳ 明朝"/>
          <w:szCs w:val="21"/>
        </w:rPr>
        <w:t xml:space="preserve">　研究課題名：「対人サービスにおける共創価値は音声非言語情報から測定が可能か？」</w:t>
      </w:r>
    </w:p>
    <w:p w:rsidRPr="00905FAE" w:rsidR="00905FAE" w:rsidP="00F426BC" w:rsidRDefault="00905FAE" w14:paraId="382E1DA1" w14:textId="1EE552A4">
      <w:pPr>
        <w:ind w:left="630" w:hanging="630" w:hangingChars="300"/>
        <w:rPr>
          <w:rFonts w:ascii="ＭＳ 明朝" w:hAnsi="ＭＳ 明朝"/>
          <w:szCs w:val="21"/>
        </w:rPr>
      </w:pPr>
      <w:r>
        <w:rPr>
          <w:rFonts w:hint="eastAsia" w:ascii="ＭＳ 明朝" w:hAnsi="ＭＳ 明朝"/>
          <w:szCs w:val="21"/>
        </w:rPr>
        <w:t xml:space="preserve">　課題番号：</w:t>
      </w:r>
      <w:r>
        <w:rPr>
          <w:rFonts w:ascii="ＭＳ 明朝" w:hAnsi="ＭＳ 明朝"/>
          <w:szCs w:val="21"/>
        </w:rPr>
        <w:t>22H03693</w:t>
      </w:r>
    </w:p>
    <w:p w:rsidR="00CB271E" w:rsidP="00BD3A1A" w:rsidRDefault="00CB271E" w14:paraId="25291E9D" w14:textId="7E7640C6">
      <w:pPr>
        <w:rPr>
          <w:rFonts w:ascii="ＭＳ 明朝" w:hAnsi="ＭＳ 明朝"/>
          <w:szCs w:val="21"/>
        </w:rPr>
      </w:pPr>
    </w:p>
    <w:p w:rsidRPr="00705140" w:rsidR="00BE5583" w:rsidP="00BE5583" w:rsidRDefault="00BE5583" w14:paraId="3D9770F9" w14:textId="3BA05EE4">
      <w:pPr>
        <w:ind w:firstLine="210" w:firstLineChars="100"/>
        <w:rPr>
          <w:rFonts w:ascii="ＭＳ 明朝" w:hAnsi="ＭＳ 明朝"/>
          <w:szCs w:val="21"/>
        </w:rPr>
      </w:pPr>
      <w:r w:rsidRPr="00705140">
        <w:rPr>
          <w:rFonts w:hint="eastAsia" w:ascii="ＭＳ 明朝" w:hAnsi="ＭＳ 明朝"/>
          <w:szCs w:val="21"/>
        </w:rPr>
        <w:t>(1)　謝金について</w:t>
      </w:r>
    </w:p>
    <w:p w:rsidRPr="00705140" w:rsidR="00BE5583" w:rsidP="00BE5583" w:rsidRDefault="002D41FA" w14:paraId="75D5D56C" w14:textId="67889CA3">
      <w:pPr>
        <w:ind w:firstLine="630" w:firstLineChars="300"/>
        <w:rPr>
          <w:rFonts w:ascii="ＭＳ 明朝" w:hAnsi="ＭＳ 明朝"/>
          <w:szCs w:val="21"/>
        </w:rPr>
      </w:pPr>
      <w:r>
        <w:rPr>
          <w:rFonts w:hint="eastAsia" w:ascii="ＭＳ 明朝" w:hAnsi="ＭＳ 明朝"/>
          <w:szCs w:val="21"/>
        </w:rPr>
        <w:t>■</w:t>
      </w:r>
      <w:r w:rsidRPr="00705140" w:rsidR="00BE5583">
        <w:rPr>
          <w:rFonts w:hint="eastAsia" w:ascii="ＭＳ 明朝" w:hAnsi="ＭＳ 明朝"/>
          <w:szCs w:val="21"/>
        </w:rPr>
        <w:t>有</w:t>
      </w:r>
    </w:p>
    <w:p w:rsidRPr="00705140" w:rsidR="00BE5583" w:rsidP="00BE5583" w:rsidRDefault="00BE5583" w14:paraId="27698FB0" w14:textId="275DC3F8">
      <w:pPr>
        <w:ind w:firstLine="840" w:firstLineChars="400"/>
        <w:rPr>
          <w:rFonts w:ascii="ＭＳ 明朝" w:hAnsi="ＭＳ 明朝"/>
          <w:szCs w:val="21"/>
        </w:rPr>
      </w:pPr>
      <w:r w:rsidRPr="00705140">
        <w:rPr>
          <w:rFonts w:hint="eastAsia" w:ascii="Segoe UI Emoji" w:hAnsi="Segoe UI Emoji" w:eastAsia="Segoe UI Emoji" w:cs="Segoe UI Emoji"/>
          <w:szCs w:val="21"/>
        </w:rPr>
        <w:t>□</w:t>
      </w:r>
      <w:r w:rsidRPr="00705140">
        <w:rPr>
          <w:rFonts w:ascii="ＭＳ 明朝" w:hAnsi="ＭＳ 明朝"/>
          <w:szCs w:val="21"/>
        </w:rPr>
        <w:t xml:space="preserve"> </w:t>
      </w:r>
      <w:r w:rsidRPr="00705140">
        <w:rPr>
          <w:rFonts w:hint="eastAsia" w:ascii="ＭＳ 明朝" w:hAnsi="ＭＳ 明朝"/>
          <w:szCs w:val="21"/>
        </w:rPr>
        <w:t xml:space="preserve">具体的な金額　　　　　 </w:t>
      </w:r>
      <w:r w:rsidRPr="00705140">
        <w:rPr>
          <w:rFonts w:ascii="ＭＳ 明朝" w:hAnsi="ＭＳ 明朝"/>
          <w:szCs w:val="21"/>
        </w:rPr>
        <w:t xml:space="preserve"> </w:t>
      </w:r>
      <w:r w:rsidRPr="00705140">
        <w:rPr>
          <w:rFonts w:hint="eastAsia" w:ascii="ＭＳ 明朝" w:hAnsi="ＭＳ 明朝"/>
          <w:szCs w:val="21"/>
        </w:rPr>
        <w:t xml:space="preserve">　円</w:t>
      </w:r>
      <w:r>
        <w:rPr>
          <w:rFonts w:hint="eastAsia" w:ascii="ＭＳ 明朝" w:hAnsi="ＭＳ 明朝"/>
          <w:szCs w:val="21"/>
        </w:rPr>
        <w:t xml:space="preserve">　</w:t>
      </w:r>
      <w:r w:rsidRPr="00705140">
        <w:rPr>
          <w:rFonts w:hint="eastAsia" w:ascii="ＭＳ 明朝" w:hAnsi="ＭＳ 明朝"/>
          <w:szCs w:val="21"/>
        </w:rPr>
        <w:t>/時/日</w:t>
      </w:r>
      <w:r>
        <w:rPr>
          <w:rFonts w:hint="eastAsia" w:ascii="ＭＳ 明朝" w:hAnsi="ＭＳ 明朝"/>
          <w:szCs w:val="21"/>
        </w:rPr>
        <w:t>/回</w:t>
      </w:r>
    </w:p>
    <w:p w:rsidRPr="00705140" w:rsidR="00BE5583" w:rsidP="300F5120" w:rsidRDefault="00F940DA" w14:paraId="17BA2BBB" w14:textId="4F452E77">
      <w:pPr>
        <w:ind w:firstLine="840" w:firstLineChars="400"/>
        <w:rPr>
          <w:rFonts w:ascii="ＭＳ 明朝" w:hAnsi="ＭＳ 明朝"/>
        </w:rPr>
      </w:pPr>
      <w:r w:rsidRPr="300F5120" w:rsidR="00F940DA">
        <w:rPr>
          <w:rFonts w:ascii="ＭＳ 明朝" w:hAnsi="ＭＳ 明朝"/>
        </w:rPr>
        <w:t>■</w:t>
      </w:r>
      <w:r w:rsidRPr="300F5120" w:rsidR="00BE5583">
        <w:rPr>
          <w:rFonts w:ascii="ＭＳ 明朝" w:hAnsi="ＭＳ 明朝"/>
        </w:rPr>
        <w:t xml:space="preserve"> </w:t>
      </w:r>
      <w:r w:rsidRPr="300F5120" w:rsidR="00ED28CC">
        <w:rPr>
          <w:rFonts w:ascii="ＭＳ 明朝" w:hAnsi="ＭＳ 明朝"/>
          <w:color w:val="000000" w:themeColor="text1" w:themeTint="FF" w:themeShade="FF"/>
        </w:rPr>
        <w:t>10</w:t>
      </w:r>
      <w:ins w:author="北守若葉" w:date="2024-10-15T06:56:46.421Z" w:id="1432852941">
        <w:r w:rsidRPr="300F5120" w:rsidR="15097E1C">
          <w:rPr>
            <w:rFonts w:ascii="ＭＳ 明朝" w:hAnsi="ＭＳ 明朝"/>
            <w:color w:val="000000" w:themeColor="text1" w:themeTint="FF" w:themeShade="FF"/>
          </w:rPr>
          <w:t>10</w:t>
        </w:r>
      </w:ins>
      <w:del w:author="北守若葉" w:date="2024-10-15T06:56:44.789Z" w:id="1778883699">
        <w:r w:rsidRPr="300F5120" w:rsidDel="00ED28CC">
          <w:rPr>
            <w:rFonts w:ascii="ＭＳ 明朝" w:hAnsi="ＭＳ 明朝"/>
            <w:color w:val="000000" w:themeColor="text1" w:themeTint="FF" w:themeShade="FF"/>
          </w:rPr>
          <w:delText>05</w:delText>
        </w:r>
      </w:del>
      <w:r w:rsidRPr="300F5120" w:rsidR="00BE5583">
        <w:rPr>
          <w:rFonts w:ascii="ＭＳ 明朝" w:hAnsi="ＭＳ 明朝"/>
        </w:rPr>
        <w:t>円/</w:t>
      </w:r>
      <w:r w:rsidRPr="300F5120" w:rsidR="00BE5583">
        <w:rPr>
          <w:rFonts w:ascii="ＭＳ 明朝" w:hAnsi="ＭＳ 明朝"/>
        </w:rPr>
        <w:t>時（筑波大学謝金単価に基づく）</w:t>
      </w:r>
    </w:p>
    <w:p w:rsidRPr="00227410" w:rsidR="00BE5583" w:rsidP="00BE5583" w:rsidRDefault="00BE5583" w14:paraId="5C2C61C6" w14:textId="58FFED3F">
      <w:pPr>
        <w:ind w:firstLine="840" w:firstLineChars="400"/>
        <w:rPr>
          <w:rFonts w:ascii="ＭＳ 明朝" w:hAnsi="ＭＳ 明朝"/>
          <w:szCs w:val="21"/>
        </w:rPr>
      </w:pPr>
      <w:r w:rsidRPr="00227410">
        <w:rPr>
          <w:rFonts w:hint="eastAsia" w:ascii="Segoe UI Emoji" w:hAnsi="Segoe UI Emoji" w:eastAsia="Segoe UI Emoji" w:cs="Segoe UI Emoji"/>
          <w:szCs w:val="21"/>
        </w:rPr>
        <w:t>□</w:t>
      </w:r>
      <w:r w:rsidRPr="00227410">
        <w:rPr>
          <w:rFonts w:ascii="ＭＳ 明朝" w:hAnsi="ＭＳ 明朝"/>
          <w:szCs w:val="21"/>
        </w:rPr>
        <w:t xml:space="preserve"> </w:t>
      </w:r>
      <w:r w:rsidRPr="00227410">
        <w:rPr>
          <w:rFonts w:hint="eastAsia" w:ascii="ＭＳ 明朝" w:hAnsi="ＭＳ 明朝"/>
          <w:szCs w:val="21"/>
        </w:rPr>
        <w:t>外部へ委託する</w:t>
      </w:r>
    </w:p>
    <w:p w:rsidRPr="00705140" w:rsidR="00BE5583" w:rsidP="00BE5583" w:rsidRDefault="002D41FA" w14:paraId="2DAFD5A7" w14:textId="4B7EC76C">
      <w:pPr>
        <w:ind w:firstLine="630" w:firstLineChars="300"/>
        <w:rPr>
          <w:rFonts w:ascii="ＭＳ 明朝" w:hAnsi="ＭＳ 明朝"/>
          <w:szCs w:val="21"/>
        </w:rPr>
      </w:pPr>
      <w:r w:rsidRPr="00227410">
        <w:rPr>
          <w:rFonts w:hint="eastAsia" w:ascii="Segoe UI Emoji" w:hAnsi="Segoe UI Emoji" w:eastAsia="Segoe UI Emoji" w:cs="Segoe UI Emoji"/>
          <w:szCs w:val="21"/>
        </w:rPr>
        <w:t>□</w:t>
      </w:r>
      <w:r w:rsidRPr="00705140" w:rsidR="00BE5583">
        <w:rPr>
          <w:rFonts w:hint="eastAsia" w:ascii="ＭＳ 明朝" w:hAnsi="ＭＳ 明朝"/>
          <w:szCs w:val="21"/>
        </w:rPr>
        <w:t>無（理由：)</w:t>
      </w:r>
    </w:p>
    <w:p w:rsidRPr="0022362F" w:rsidR="00BE5583" w:rsidP="00BE5583" w:rsidRDefault="00BE5583" w14:paraId="4DA430A6" w14:textId="18164A03">
      <w:pPr>
        <w:ind w:firstLine="210" w:firstLineChars="100"/>
        <w:rPr>
          <w:rFonts w:ascii="ＭＳ 明朝" w:hAnsi="ＭＳ 明朝"/>
          <w:szCs w:val="21"/>
        </w:rPr>
      </w:pPr>
      <w:bookmarkStart w:name="_Hlk113433193" w:id="1"/>
    </w:p>
    <w:p w:rsidRPr="0022362F" w:rsidR="00BE5583" w:rsidP="00AA011C" w:rsidRDefault="00BE5583" w14:paraId="0E43E48C" w14:textId="5852B910">
      <w:pPr>
        <w:ind w:firstLine="210" w:firstLineChars="100"/>
        <w:rPr>
          <w:rFonts w:ascii="ＭＳ 明朝" w:hAnsi="ＭＳ 明朝"/>
          <w:szCs w:val="21"/>
        </w:rPr>
      </w:pPr>
      <w:r w:rsidRPr="0022362F">
        <w:rPr>
          <w:rFonts w:hint="eastAsia" w:ascii="ＭＳ 明朝" w:hAnsi="ＭＳ 明朝"/>
          <w:szCs w:val="21"/>
        </w:rPr>
        <w:t>(2)　利益相反について</w:t>
      </w:r>
    </w:p>
    <w:p w:rsidRPr="0022362F" w:rsidR="00BE5583" w:rsidP="00BE5583" w:rsidRDefault="00BE5583" w14:paraId="5DA39584" w14:textId="2EB2D6C3">
      <w:pPr>
        <w:rPr>
          <w:rFonts w:ascii="ＭＳ 明朝" w:hAnsi="ＭＳ 明朝"/>
          <w:szCs w:val="21"/>
        </w:rPr>
      </w:pPr>
      <w:r w:rsidRPr="0022362F">
        <w:rPr>
          <w:rFonts w:hint="eastAsia" w:ascii="ＭＳ 明朝" w:hAnsi="ＭＳ 明朝"/>
          <w:szCs w:val="21"/>
        </w:rPr>
        <w:t xml:space="preserve">　　　</w:t>
      </w:r>
      <w:r w:rsidRPr="00227410" w:rsidR="007A4BEF">
        <w:rPr>
          <w:rFonts w:hint="eastAsia" w:ascii="Segoe UI Emoji" w:hAnsi="Segoe UI Emoji" w:eastAsia="Segoe UI Emoji" w:cs="Segoe UI Emoji"/>
          <w:szCs w:val="21"/>
        </w:rPr>
        <w:t>□</w:t>
      </w:r>
      <w:r w:rsidRPr="0022362F">
        <w:rPr>
          <w:rFonts w:hint="eastAsia" w:ascii="ＭＳ 明朝" w:hAnsi="ＭＳ 明朝"/>
          <w:szCs w:val="21"/>
        </w:rPr>
        <w:t>有（相手先企業名：</w:t>
      </w:r>
      <w:r w:rsidR="00DB416C">
        <w:rPr>
          <w:rFonts w:hint="eastAsia" w:ascii="ＭＳ 明朝" w:hAnsi="ＭＳ 明朝"/>
          <w:szCs w:val="21"/>
        </w:rPr>
        <w:t>〇〇〇〇株式会社</w:t>
      </w:r>
      <w:r w:rsidRPr="0022362F">
        <w:rPr>
          <w:rFonts w:hint="eastAsia" w:ascii="ＭＳ 明朝" w:hAnsi="ＭＳ 明朝"/>
          <w:szCs w:val="21"/>
        </w:rPr>
        <w:t xml:space="preserve">　　　　　　　　　　　　　　　）</w:t>
      </w:r>
    </w:p>
    <w:p w:rsidRPr="0022362F" w:rsidR="00BE5583" w:rsidP="00BE5583" w:rsidRDefault="00BE5583" w14:paraId="67ABCDCE" w14:textId="5CFB5D94">
      <w:pPr>
        <w:rPr>
          <w:rFonts w:ascii="ＭＳ 明朝" w:hAnsi="ＭＳ 明朝"/>
          <w:szCs w:val="21"/>
        </w:rPr>
      </w:pPr>
      <w:r w:rsidRPr="0022362F">
        <w:rPr>
          <w:rFonts w:hint="eastAsia" w:ascii="ＭＳ 明朝" w:hAnsi="ＭＳ 明朝"/>
          <w:szCs w:val="21"/>
        </w:rPr>
        <w:t xml:space="preserve">　　　</w:t>
      </w:r>
      <w:r w:rsidR="007A4BEF">
        <w:rPr>
          <w:rFonts w:hint="eastAsia" w:ascii="ＭＳ 明朝" w:hAnsi="ＭＳ 明朝"/>
          <w:szCs w:val="21"/>
        </w:rPr>
        <w:t>■</w:t>
      </w:r>
      <w:r w:rsidRPr="0022362F">
        <w:rPr>
          <w:rFonts w:hint="eastAsia" w:ascii="ＭＳ 明朝" w:hAnsi="ＭＳ 明朝"/>
          <w:szCs w:val="21"/>
        </w:rPr>
        <w:t>無</w:t>
      </w:r>
    </w:p>
    <w:bookmarkEnd w:id="1"/>
    <w:p w:rsidRPr="00BE5583" w:rsidR="00BE5583" w:rsidP="00BD3A1A" w:rsidRDefault="00BE5583" w14:paraId="60BD7F10" w14:textId="5DCA7791">
      <w:pPr>
        <w:rPr>
          <w:rFonts w:ascii="ＭＳ 明朝" w:hAnsi="ＭＳ 明朝"/>
          <w:szCs w:val="21"/>
        </w:rPr>
      </w:pPr>
    </w:p>
    <w:p w:rsidR="004628B4" w:rsidP="00BD3A1A" w:rsidRDefault="00091E24" w14:paraId="2E0FC656" w14:textId="0BC833AC">
      <w:pPr>
        <w:rPr>
          <w:rFonts w:ascii="ＭＳ 明朝" w:hAnsi="ＭＳ 明朝"/>
          <w:szCs w:val="21"/>
        </w:rPr>
      </w:pPr>
      <w:r>
        <w:rPr>
          <w:rFonts w:hint="eastAsia" w:ascii="ＭＳ 明朝" w:hAnsi="ＭＳ 明朝"/>
          <w:szCs w:val="21"/>
        </w:rPr>
        <w:t>８</w:t>
      </w:r>
      <w:r w:rsidR="006272AD">
        <w:rPr>
          <w:rFonts w:hint="eastAsia" w:ascii="ＭＳ 明朝" w:hAnsi="ＭＳ 明朝"/>
          <w:szCs w:val="21"/>
        </w:rPr>
        <w:t xml:space="preserve">　</w:t>
      </w:r>
      <w:r w:rsidRPr="006272AD" w:rsidR="006272AD">
        <w:rPr>
          <w:rFonts w:hint="eastAsia" w:ascii="ＭＳ 明朝" w:hAnsi="ＭＳ 明朝"/>
          <w:szCs w:val="21"/>
        </w:rPr>
        <w:t>研究等を行う期間</w:t>
      </w:r>
    </w:p>
    <w:p w:rsidR="006272AD" w:rsidP="00BD3A1A" w:rsidRDefault="006272AD" w14:paraId="2981F469" w14:textId="77A3E01C">
      <w:pPr>
        <w:rPr>
          <w:rFonts w:ascii="ＭＳ 明朝" w:hAnsi="ＭＳ 明朝"/>
          <w:szCs w:val="21"/>
        </w:rPr>
      </w:pPr>
      <w:r>
        <w:rPr>
          <w:rFonts w:hint="eastAsia" w:ascii="ＭＳ 明朝" w:hAnsi="ＭＳ 明朝"/>
          <w:szCs w:val="21"/>
        </w:rPr>
        <w:t xml:space="preserve">　　</w:t>
      </w:r>
      <w:r w:rsidRPr="006272AD">
        <w:rPr>
          <w:rFonts w:hint="eastAsia" w:ascii="ＭＳ 明朝" w:hAnsi="ＭＳ 明朝"/>
          <w:szCs w:val="21"/>
        </w:rPr>
        <w:t xml:space="preserve">研究倫理委員会承認後　　　～　　</w:t>
      </w:r>
      <w:r w:rsidR="00A40833">
        <w:rPr>
          <w:rFonts w:hint="eastAsia" w:ascii="ＭＳ 明朝" w:hAnsi="ＭＳ 明朝"/>
          <w:szCs w:val="21"/>
        </w:rPr>
        <w:t>20</w:t>
      </w:r>
      <w:r w:rsidR="0034061C">
        <w:rPr>
          <w:rFonts w:hint="eastAsia" w:ascii="ＭＳ 明朝" w:hAnsi="ＭＳ 明朝"/>
          <w:szCs w:val="21"/>
        </w:rPr>
        <w:t>2</w:t>
      </w:r>
      <w:r w:rsidR="00147788">
        <w:rPr>
          <w:rFonts w:ascii="ＭＳ 明朝" w:hAnsi="ＭＳ 明朝"/>
          <w:szCs w:val="21"/>
        </w:rPr>
        <w:t>7</w:t>
      </w:r>
      <w:r w:rsidR="00A40833">
        <w:rPr>
          <w:rFonts w:hint="eastAsia" w:ascii="ＭＳ 明朝" w:hAnsi="ＭＳ 明朝"/>
          <w:szCs w:val="21"/>
        </w:rPr>
        <w:t>年　3月31</w:t>
      </w:r>
      <w:r w:rsidRPr="006272AD">
        <w:rPr>
          <w:rFonts w:hint="eastAsia" w:ascii="ＭＳ 明朝" w:hAnsi="ＭＳ 明朝"/>
          <w:szCs w:val="21"/>
        </w:rPr>
        <w:t>日</w:t>
      </w:r>
    </w:p>
    <w:p w:rsidR="006272AD" w:rsidP="00BD3A1A" w:rsidRDefault="006272AD" w14:paraId="3ACFFD30" w14:textId="058FD2AC">
      <w:pPr>
        <w:rPr>
          <w:rFonts w:ascii="ＭＳ 明朝" w:hAnsi="ＭＳ 明朝"/>
          <w:szCs w:val="21"/>
        </w:rPr>
      </w:pPr>
    </w:p>
    <w:p w:rsidR="0011025B" w:rsidP="00BD3A1A" w:rsidRDefault="0011025B" w14:paraId="7991D4AA" w14:textId="77777777">
      <w:pPr>
        <w:rPr>
          <w:rFonts w:ascii="ＭＳ 明朝" w:hAnsi="ＭＳ 明朝"/>
          <w:szCs w:val="21"/>
        </w:rPr>
      </w:pPr>
    </w:p>
    <w:p w:rsidR="004628B4" w:rsidP="00BD3A1A" w:rsidRDefault="00091E24" w14:paraId="4AA9E89C" w14:textId="2CC69F4B">
      <w:pPr>
        <w:rPr>
          <w:rFonts w:ascii="ＭＳ 明朝" w:hAnsi="ＭＳ 明朝"/>
          <w:szCs w:val="21"/>
        </w:rPr>
      </w:pPr>
      <w:r>
        <w:rPr>
          <w:rFonts w:hint="eastAsia" w:ascii="ＭＳ 明朝" w:hAnsi="ＭＳ 明朝"/>
          <w:szCs w:val="21"/>
        </w:rPr>
        <w:t>９</w:t>
      </w:r>
      <w:r w:rsidRPr="006272AD" w:rsidR="006272AD">
        <w:rPr>
          <w:rFonts w:hint="eastAsia" w:ascii="ＭＳ 明朝" w:hAnsi="ＭＳ 明朝"/>
          <w:szCs w:val="21"/>
        </w:rPr>
        <w:t xml:space="preserve">　研究等における倫理的配慮</w:t>
      </w:r>
    </w:p>
    <w:p w:rsidR="006272AD" w:rsidP="00F426BC" w:rsidRDefault="00330B79" w14:paraId="60D794F1" w14:textId="18895D7A">
      <w:pPr>
        <w:ind w:firstLine="210" w:firstLineChars="100"/>
        <w:rPr>
          <w:rFonts w:ascii="ＭＳ 明朝" w:hAnsi="ＭＳ 明朝"/>
          <w:szCs w:val="21"/>
        </w:rPr>
      </w:pPr>
      <w:r>
        <w:rPr>
          <w:rFonts w:hint="eastAsia" w:ascii="ＭＳ 明朝" w:hAnsi="ＭＳ 明朝"/>
          <w:szCs w:val="21"/>
        </w:rPr>
        <w:t>(1</w:t>
      </w:r>
      <w:r w:rsidRPr="006272AD" w:rsidR="006272AD">
        <w:rPr>
          <w:rFonts w:hint="eastAsia" w:ascii="ＭＳ 明朝" w:hAnsi="ＭＳ 明朝"/>
          <w:szCs w:val="21"/>
        </w:rPr>
        <w:t>)</w:t>
      </w:r>
      <w:r w:rsidR="000E76AC">
        <w:rPr>
          <w:rFonts w:hint="eastAsia" w:ascii="ＭＳ 明朝" w:hAnsi="ＭＳ 明朝"/>
          <w:szCs w:val="21"/>
        </w:rPr>
        <w:t xml:space="preserve">　</w:t>
      </w:r>
      <w:r w:rsidR="00103D14">
        <w:rPr>
          <w:rFonts w:hint="eastAsia" w:ascii="ＭＳ 明朝" w:hAnsi="ＭＳ 明朝"/>
          <w:szCs w:val="21"/>
        </w:rPr>
        <w:t>研究対象者</w:t>
      </w:r>
      <w:r w:rsidR="00151B08">
        <w:rPr>
          <w:rFonts w:hint="eastAsia" w:ascii="ＭＳ 明朝" w:hAnsi="ＭＳ 明朝"/>
          <w:szCs w:val="21"/>
        </w:rPr>
        <w:t>に対する人権擁護と</w:t>
      </w:r>
      <w:r w:rsidR="00175EFB">
        <w:rPr>
          <w:rFonts w:hint="eastAsia" w:ascii="ＭＳ 明朝" w:hAnsi="ＭＳ 明朝"/>
          <w:szCs w:val="21"/>
        </w:rPr>
        <w:t>同意を得る</w:t>
      </w:r>
      <w:r w:rsidRPr="006272AD" w:rsidR="006272AD">
        <w:rPr>
          <w:rFonts w:hint="eastAsia" w:ascii="ＭＳ 明朝" w:hAnsi="ＭＳ 明朝"/>
          <w:szCs w:val="21"/>
        </w:rPr>
        <w:t>方法</w:t>
      </w:r>
    </w:p>
    <w:p w:rsidR="000E76AC" w:rsidP="00F426BC" w:rsidRDefault="000E76AC" w14:paraId="04905844" w14:textId="7C36B871">
      <w:pPr>
        <w:ind w:left="1260" w:leftChars="200" w:hanging="840" w:hangingChars="400"/>
        <w:rPr>
          <w:rFonts w:ascii="ＭＳ 明朝" w:hAnsi="ＭＳ 明朝"/>
          <w:szCs w:val="21"/>
        </w:rPr>
      </w:pPr>
      <w:r>
        <w:rPr>
          <w:rFonts w:hint="eastAsia" w:ascii="ＭＳ 明朝" w:hAnsi="ＭＳ 明朝"/>
          <w:szCs w:val="21"/>
        </w:rPr>
        <w:t xml:space="preserve"> </w:t>
      </w:r>
      <w:r w:rsidR="00437053">
        <w:rPr>
          <w:rFonts w:hint="eastAsia" w:ascii="ＭＳ 明朝" w:hAnsi="ＭＳ 明朝"/>
          <w:szCs w:val="21"/>
        </w:rPr>
        <w:t>■</w:t>
      </w:r>
      <w:r w:rsidR="00330B79">
        <w:rPr>
          <w:rFonts w:hint="eastAsia" w:ascii="ＭＳ 明朝" w:hAnsi="ＭＳ 明朝"/>
          <w:szCs w:val="21"/>
        </w:rPr>
        <w:t>研究対象者および代諾者は、</w:t>
      </w:r>
      <w:r w:rsidRPr="00330B79" w:rsidR="00330B79">
        <w:rPr>
          <w:rFonts w:hint="eastAsia" w:ascii="ＭＳ 明朝" w:hAnsi="ＭＳ 明朝"/>
          <w:szCs w:val="21"/>
        </w:rPr>
        <w:t>研究の参加・不参加について</w:t>
      </w:r>
      <w:r w:rsidR="00330B79">
        <w:rPr>
          <w:rFonts w:hint="eastAsia" w:ascii="ＭＳ 明朝" w:hAnsi="ＭＳ 明朝"/>
          <w:szCs w:val="21"/>
        </w:rPr>
        <w:t>何ら不利益を受ける</w:t>
      </w:r>
      <w:r>
        <w:rPr>
          <w:rFonts w:hint="eastAsia" w:ascii="ＭＳ 明朝" w:hAnsi="ＭＳ 明朝"/>
          <w:szCs w:val="21"/>
        </w:rPr>
        <w:t>こと</w:t>
      </w:r>
    </w:p>
    <w:p w:rsidR="00330B79" w:rsidP="00F426BC" w:rsidRDefault="00330B79" w14:paraId="3967C122" w14:textId="594D4657">
      <w:pPr>
        <w:ind w:firstLine="735" w:firstLineChars="350"/>
        <w:rPr>
          <w:rFonts w:ascii="ＭＳ 明朝" w:hAnsi="ＭＳ 明朝"/>
          <w:szCs w:val="21"/>
        </w:rPr>
      </w:pPr>
      <w:r>
        <w:rPr>
          <w:rFonts w:hint="eastAsia" w:ascii="ＭＳ 明朝" w:hAnsi="ＭＳ 明朝"/>
          <w:szCs w:val="21"/>
        </w:rPr>
        <w:t>なく、自由意思で決めることができる</w:t>
      </w:r>
      <w:r w:rsidR="00151B08">
        <w:rPr>
          <w:rFonts w:hint="eastAsia" w:ascii="ＭＳ 明朝" w:hAnsi="ＭＳ 明朝"/>
          <w:szCs w:val="21"/>
        </w:rPr>
        <w:t>。</w:t>
      </w:r>
    </w:p>
    <w:p w:rsidRPr="00330B79" w:rsidR="00330B79" w:rsidP="00F426BC" w:rsidRDefault="000E76AC" w14:paraId="5410B102" w14:textId="6FDC9505">
      <w:pPr>
        <w:ind w:firstLine="420" w:firstLineChars="200"/>
        <w:rPr>
          <w:rFonts w:ascii="ＭＳ 明朝" w:hAnsi="ＭＳ 明朝"/>
          <w:szCs w:val="21"/>
        </w:rPr>
      </w:pPr>
      <w:r>
        <w:rPr>
          <w:rFonts w:hint="eastAsia" w:ascii="ＭＳ 明朝" w:hAnsi="ＭＳ 明朝"/>
          <w:szCs w:val="21"/>
        </w:rPr>
        <w:t xml:space="preserve"> </w:t>
      </w:r>
      <w:r w:rsidR="00437053">
        <w:rPr>
          <w:rFonts w:hint="eastAsia" w:ascii="ＭＳ 明朝" w:hAnsi="ＭＳ 明朝"/>
          <w:szCs w:val="21"/>
        </w:rPr>
        <w:t>■</w:t>
      </w:r>
      <w:r w:rsidR="00330B79">
        <w:rPr>
          <w:rFonts w:hint="eastAsia" w:ascii="ＭＳ 明朝" w:hAnsi="ＭＳ 明朝"/>
          <w:szCs w:val="21"/>
        </w:rPr>
        <w:t>研究参加の意思表示をいつでも不利益を受けることなく撤回することができる</w:t>
      </w:r>
      <w:r w:rsidR="00151B08">
        <w:rPr>
          <w:rFonts w:hint="eastAsia" w:ascii="ＭＳ 明朝" w:hAnsi="ＭＳ 明朝"/>
          <w:szCs w:val="21"/>
        </w:rPr>
        <w:t>。</w:t>
      </w:r>
    </w:p>
    <w:p w:rsidR="00316009" w:rsidP="00F426BC" w:rsidRDefault="00437053" w14:paraId="59A8BF80" w14:textId="0BCFB7EB">
      <w:pPr>
        <w:ind w:firstLine="525" w:firstLineChars="250"/>
        <w:rPr>
          <w:rFonts w:ascii="ＭＳ 明朝" w:hAnsi="ＭＳ 明朝"/>
          <w:szCs w:val="21"/>
        </w:rPr>
      </w:pPr>
      <w:r>
        <w:rPr>
          <w:rFonts w:hint="eastAsia" w:ascii="ＭＳ 明朝" w:hAnsi="ＭＳ 明朝"/>
          <w:szCs w:val="21"/>
        </w:rPr>
        <w:t>■</w:t>
      </w:r>
      <w:r w:rsidR="00330B79">
        <w:rPr>
          <w:rFonts w:hint="eastAsia" w:ascii="ＭＳ 明朝" w:hAnsi="ＭＳ 明朝"/>
          <w:szCs w:val="21"/>
        </w:rPr>
        <w:t>同意書</w:t>
      </w:r>
      <w:r w:rsidR="00151B08">
        <w:rPr>
          <w:rFonts w:hint="eastAsia" w:ascii="ＭＳ 明朝" w:hAnsi="ＭＳ 明朝"/>
          <w:szCs w:val="21"/>
        </w:rPr>
        <w:t>の同意撤回期限は、実験実施日から一か月以上先を記載している。</w:t>
      </w:r>
    </w:p>
    <w:p w:rsidR="00103D14" w:rsidP="00F426BC" w:rsidRDefault="00316009" w14:paraId="01272DA0" w14:textId="02BA54F3">
      <w:pPr>
        <w:ind w:firstLine="420" w:firstLineChars="200"/>
        <w:rPr>
          <w:rFonts w:ascii="ＭＳ 明朝" w:hAnsi="ＭＳ 明朝"/>
          <w:szCs w:val="21"/>
        </w:rPr>
      </w:pPr>
      <w:r>
        <w:rPr>
          <w:rFonts w:hint="eastAsia" w:ascii="ＭＳ 明朝" w:hAnsi="ＭＳ 明朝"/>
          <w:szCs w:val="21"/>
        </w:rPr>
        <w:lastRenderedPageBreak/>
        <w:t>上記すべてを満たさない場合の理由</w:t>
      </w:r>
    </w:p>
    <w:p w:rsidRPr="00316009" w:rsidR="00316009" w:rsidP="00103D14" w:rsidRDefault="00316009" w14:paraId="379A5EDA" w14:textId="2DB4E984">
      <w:pPr>
        <w:rPr>
          <w:rFonts w:ascii="ＭＳ 明朝" w:hAnsi="ＭＳ 明朝"/>
          <w:szCs w:val="21"/>
        </w:rPr>
      </w:pPr>
      <w:r>
        <w:rPr>
          <w:rFonts w:hint="eastAsia" w:ascii="ＭＳ 明朝" w:hAnsi="ＭＳ 明朝"/>
          <w:szCs w:val="21"/>
        </w:rPr>
        <w:t xml:space="preserve">　　</w:t>
      </w:r>
      <w:r w:rsidR="00F426BC">
        <w:rPr>
          <w:rFonts w:hint="eastAsia" w:ascii="ＭＳ 明朝" w:hAnsi="ＭＳ 明朝"/>
          <w:szCs w:val="21"/>
        </w:rPr>
        <w:t>（</w:t>
      </w:r>
      <w:r w:rsidR="00EE0AE5">
        <w:rPr>
          <w:rFonts w:hint="eastAsia" w:ascii="ＭＳ 明朝" w:hAnsi="ＭＳ 明朝"/>
          <w:szCs w:val="21"/>
        </w:rPr>
        <w:t xml:space="preserve">　　　　　　　　　　　　　　　　　　　　　　　　　　　　　　　</w:t>
      </w:r>
      <w:r w:rsidR="00F426BC">
        <w:rPr>
          <w:rFonts w:hint="eastAsia" w:ascii="ＭＳ 明朝" w:hAnsi="ＭＳ 明朝"/>
          <w:szCs w:val="21"/>
        </w:rPr>
        <w:t xml:space="preserve">　　 　　）</w:t>
      </w:r>
    </w:p>
    <w:p w:rsidRPr="00F426BC" w:rsidR="00316009" w:rsidP="00103D14" w:rsidRDefault="00316009" w14:paraId="7A68B28C" w14:textId="77777777">
      <w:pPr>
        <w:rPr>
          <w:rFonts w:ascii="ＭＳ 明朝" w:hAnsi="ＭＳ 明朝"/>
          <w:szCs w:val="21"/>
        </w:rPr>
      </w:pPr>
    </w:p>
    <w:p w:rsidRPr="00F426BC" w:rsidR="00F426BC" w:rsidP="00F426BC" w:rsidRDefault="00F426BC" w14:paraId="1498FB47" w14:textId="6D5112CE">
      <w:pPr>
        <w:ind w:firstLine="210" w:firstLineChars="100"/>
        <w:rPr>
          <w:rFonts w:ascii="ＭＳ 明朝" w:hAnsi="ＭＳ 明朝"/>
          <w:szCs w:val="21"/>
        </w:rPr>
      </w:pPr>
      <w:r>
        <w:rPr>
          <w:rFonts w:hint="eastAsia" w:ascii="ＭＳ 明朝" w:hAnsi="ＭＳ 明朝"/>
          <w:szCs w:val="21"/>
        </w:rPr>
        <w:t>(2</w:t>
      </w:r>
      <w:r w:rsidRPr="00F426BC">
        <w:rPr>
          <w:rFonts w:hint="eastAsia" w:ascii="ＭＳ 明朝" w:hAnsi="ＭＳ 明朝"/>
          <w:szCs w:val="21"/>
        </w:rPr>
        <w:t>)　研究対象者への健康被害の補償（国大協保険、臨床研究保険等の保証保険）</w:t>
      </w:r>
    </w:p>
    <w:p w:rsidRPr="00F426BC" w:rsidR="00F426BC" w:rsidP="00F426BC" w:rsidRDefault="00474F6B" w14:paraId="4BEC7F00" w14:textId="0744E000">
      <w:pPr>
        <w:ind w:firstLine="210" w:firstLineChars="100"/>
        <w:rPr>
          <w:rFonts w:ascii="ＭＳ 明朝" w:hAnsi="ＭＳ 明朝"/>
          <w:szCs w:val="21"/>
        </w:rPr>
      </w:pPr>
      <w:r>
        <w:rPr>
          <w:rFonts w:hint="eastAsia" w:ascii="ＭＳ 明朝" w:hAnsi="ＭＳ 明朝"/>
          <w:szCs w:val="21"/>
        </w:rPr>
        <w:t xml:space="preserve">　 </w:t>
      </w:r>
      <w:r w:rsidR="00437053">
        <w:rPr>
          <w:rFonts w:hint="eastAsia" w:ascii="ＭＳ 明朝" w:hAnsi="ＭＳ 明朝"/>
          <w:szCs w:val="21"/>
        </w:rPr>
        <w:t>■</w:t>
      </w:r>
      <w:r w:rsidRPr="00F426BC" w:rsidR="00F426BC">
        <w:rPr>
          <w:rFonts w:hint="eastAsia" w:ascii="ＭＳ 明朝" w:hAnsi="ＭＳ 明朝"/>
          <w:szCs w:val="21"/>
        </w:rPr>
        <w:t>有</w:t>
      </w:r>
    </w:p>
    <w:p w:rsidR="00DA5D59" w:rsidP="00F426BC" w:rsidRDefault="00F426BC" w14:paraId="2BBA7C82" w14:textId="77777777">
      <w:pPr>
        <w:ind w:firstLine="210" w:firstLineChars="100"/>
        <w:rPr>
          <w:rFonts w:ascii="ＭＳ 明朝" w:hAnsi="ＭＳ 明朝"/>
          <w:szCs w:val="21"/>
        </w:rPr>
      </w:pPr>
      <w:r>
        <w:rPr>
          <w:rFonts w:hint="eastAsia" w:ascii="ＭＳ 明朝" w:hAnsi="ＭＳ 明朝"/>
          <w:szCs w:val="21"/>
        </w:rPr>
        <w:t xml:space="preserve">　　　</w:t>
      </w:r>
      <w:r w:rsidR="00437053">
        <w:rPr>
          <w:rFonts w:hint="eastAsia" w:ascii="ＭＳ 明朝" w:hAnsi="ＭＳ 明朝"/>
          <w:szCs w:val="21"/>
        </w:rPr>
        <w:t>■</w:t>
      </w:r>
      <w:r w:rsidRPr="00F426BC">
        <w:rPr>
          <w:rFonts w:hint="eastAsia" w:ascii="ＭＳ 明朝" w:hAnsi="ＭＳ 明朝"/>
          <w:szCs w:val="21"/>
        </w:rPr>
        <w:t>国立大学法人総合損害保険</w:t>
      </w:r>
      <w:r w:rsidR="00DE6AAD">
        <w:rPr>
          <w:rFonts w:hint="eastAsia" w:ascii="ＭＳ 明朝" w:hAnsi="ＭＳ 明朝"/>
          <w:szCs w:val="21"/>
        </w:rPr>
        <w:t>（国大協保険）</w:t>
      </w:r>
    </w:p>
    <w:p w:rsidRPr="00F426BC" w:rsidR="00F426BC" w:rsidP="00F426BC" w:rsidRDefault="00F426BC" w14:paraId="4F77CAA8" w14:textId="4607F00C">
      <w:pPr>
        <w:ind w:firstLine="210" w:firstLineChars="100"/>
        <w:rPr>
          <w:rFonts w:ascii="ＭＳ 明朝" w:hAnsi="ＭＳ 明朝"/>
          <w:szCs w:val="21"/>
        </w:rPr>
      </w:pPr>
      <w:r>
        <w:rPr>
          <w:rFonts w:hint="eastAsia" w:ascii="ＭＳ 明朝" w:hAnsi="ＭＳ 明朝"/>
          <w:szCs w:val="21"/>
        </w:rPr>
        <w:t xml:space="preserve">　　　</w:t>
      </w:r>
      <w:r w:rsidRPr="00F426BC">
        <w:rPr>
          <w:rFonts w:hint="eastAsia" w:ascii="ＭＳ 明朝" w:hAnsi="ＭＳ 明朝"/>
          <w:szCs w:val="21"/>
        </w:rPr>
        <w:t>□臨床研究保険</w:t>
      </w:r>
    </w:p>
    <w:p w:rsidRPr="00F426BC" w:rsidR="00F426BC" w:rsidP="00F426BC" w:rsidRDefault="00F426BC" w14:paraId="41A65F48" w14:textId="3579CC65">
      <w:pPr>
        <w:ind w:firstLine="840" w:firstLineChars="400"/>
        <w:rPr>
          <w:rFonts w:ascii="ＭＳ 明朝" w:hAnsi="ＭＳ 明朝"/>
          <w:szCs w:val="21"/>
        </w:rPr>
      </w:pPr>
      <w:r w:rsidRPr="00F426BC">
        <w:rPr>
          <w:rFonts w:hint="eastAsia" w:ascii="ＭＳ 明朝" w:hAnsi="ＭＳ 明朝"/>
          <w:szCs w:val="21"/>
        </w:rPr>
        <w:t>□その他（</w:t>
      </w:r>
      <w:r>
        <w:rPr>
          <w:rFonts w:hint="eastAsia" w:ascii="ＭＳ 明朝" w:hAnsi="ＭＳ 明朝"/>
          <w:szCs w:val="21"/>
        </w:rPr>
        <w:t xml:space="preserve">   </w:t>
      </w:r>
      <w:r w:rsidRPr="00F426BC">
        <w:rPr>
          <w:rFonts w:hint="eastAsia" w:ascii="ＭＳ 明朝" w:hAnsi="ＭＳ 明朝"/>
          <w:szCs w:val="21"/>
        </w:rPr>
        <w:t xml:space="preserve">　　　　　　　　　　　　　　　　　　　　　　　　　　　　）</w:t>
      </w:r>
    </w:p>
    <w:p w:rsidR="00F426BC" w:rsidP="00F426BC" w:rsidRDefault="00F426BC" w14:paraId="28E5097C" w14:textId="2A0E74F9">
      <w:pPr>
        <w:ind w:firstLine="210" w:firstLineChars="100"/>
        <w:rPr>
          <w:rFonts w:ascii="ＭＳ 明朝" w:hAnsi="ＭＳ 明朝"/>
          <w:szCs w:val="21"/>
        </w:rPr>
      </w:pPr>
      <w:r w:rsidRPr="00F426BC">
        <w:rPr>
          <w:rFonts w:hint="eastAsia" w:ascii="ＭＳ 明朝" w:hAnsi="ＭＳ 明朝"/>
          <w:szCs w:val="21"/>
        </w:rPr>
        <w:t xml:space="preserve">　　</w:t>
      </w:r>
      <w:r>
        <w:rPr>
          <w:rFonts w:hint="eastAsia" w:ascii="ＭＳ 明朝" w:hAnsi="ＭＳ 明朝"/>
          <w:szCs w:val="21"/>
        </w:rPr>
        <w:t xml:space="preserve">  </w:t>
      </w:r>
      <w:r w:rsidRPr="00F426BC">
        <w:rPr>
          <w:rFonts w:hint="eastAsia" w:ascii="ＭＳ 明朝" w:hAnsi="ＭＳ 明朝"/>
          <w:szCs w:val="21"/>
        </w:rPr>
        <w:t xml:space="preserve">□無 (理由：　　</w:t>
      </w:r>
      <w:r>
        <w:rPr>
          <w:rFonts w:hint="eastAsia" w:ascii="ＭＳ 明朝" w:hAnsi="ＭＳ 明朝"/>
          <w:szCs w:val="21"/>
        </w:rPr>
        <w:t xml:space="preserve">                                                     )</w:t>
      </w:r>
    </w:p>
    <w:p w:rsidR="00F426BC" w:rsidP="00F426BC" w:rsidRDefault="00F426BC" w14:paraId="07AA4BD4" w14:textId="77777777">
      <w:pPr>
        <w:ind w:firstLine="210" w:firstLineChars="100"/>
        <w:rPr>
          <w:rFonts w:ascii="ＭＳ 明朝" w:hAnsi="ＭＳ 明朝"/>
          <w:szCs w:val="21"/>
        </w:rPr>
      </w:pPr>
    </w:p>
    <w:p w:rsidRPr="00103D14" w:rsidR="00103D14" w:rsidP="00F426BC" w:rsidRDefault="00F426BC" w14:paraId="3E5C54AE" w14:textId="505FAF33">
      <w:pPr>
        <w:ind w:firstLine="210" w:firstLineChars="100"/>
        <w:rPr>
          <w:rFonts w:ascii="ＭＳ 明朝" w:hAnsi="ＭＳ 明朝"/>
          <w:szCs w:val="21"/>
        </w:rPr>
      </w:pPr>
      <w:r>
        <w:rPr>
          <w:rFonts w:hint="eastAsia" w:ascii="ＭＳ 明朝" w:hAnsi="ＭＳ 明朝"/>
          <w:szCs w:val="21"/>
        </w:rPr>
        <w:t xml:space="preserve"> </w:t>
      </w:r>
      <w:r w:rsidR="00103D14">
        <w:rPr>
          <w:rFonts w:hint="eastAsia" w:ascii="ＭＳ 明朝" w:hAnsi="ＭＳ 明朝"/>
          <w:szCs w:val="21"/>
        </w:rPr>
        <w:t>(</w:t>
      </w:r>
      <w:r>
        <w:rPr>
          <w:rFonts w:ascii="ＭＳ 明朝" w:hAnsi="ＭＳ 明朝"/>
          <w:szCs w:val="21"/>
        </w:rPr>
        <w:t>3</w:t>
      </w:r>
      <w:r w:rsidRPr="00103D14" w:rsidR="00103D14">
        <w:rPr>
          <w:rFonts w:hint="eastAsia" w:ascii="ＭＳ 明朝" w:hAnsi="ＭＳ 明朝"/>
          <w:szCs w:val="21"/>
        </w:rPr>
        <w:t>)　同意書について</w:t>
      </w:r>
    </w:p>
    <w:p w:rsidRPr="00103D14" w:rsidR="00103D14" w:rsidP="00103D14" w:rsidRDefault="00103D14" w14:paraId="772976F7" w14:textId="33B70A46">
      <w:pPr>
        <w:rPr>
          <w:rFonts w:ascii="ＭＳ 明朝" w:hAnsi="ＭＳ 明朝"/>
          <w:szCs w:val="21"/>
        </w:rPr>
      </w:pPr>
      <w:r w:rsidRPr="00103D14">
        <w:rPr>
          <w:rFonts w:hint="eastAsia" w:ascii="ＭＳ 明朝" w:hAnsi="ＭＳ 明朝"/>
          <w:szCs w:val="21"/>
        </w:rPr>
        <w:t xml:space="preserve">　　</w:t>
      </w:r>
      <w:r w:rsidR="000E76AC">
        <w:rPr>
          <w:rFonts w:hint="eastAsia" w:ascii="ＭＳ 明朝" w:hAnsi="ＭＳ 明朝"/>
          <w:szCs w:val="21"/>
        </w:rPr>
        <w:t xml:space="preserve"> </w:t>
      </w:r>
      <w:r w:rsidR="00504F41">
        <w:rPr>
          <w:rFonts w:hint="eastAsia" w:ascii="ＭＳ 明朝" w:hAnsi="ＭＳ 明朝"/>
          <w:szCs w:val="21"/>
        </w:rPr>
        <w:t>□</w:t>
      </w:r>
      <w:r w:rsidRPr="00103D14">
        <w:rPr>
          <w:rFonts w:hint="eastAsia" w:ascii="ＭＳ 明朝" w:hAnsi="ＭＳ 明朝"/>
          <w:szCs w:val="21"/>
        </w:rPr>
        <w:t>18歳未満12歳以上　□12歳未満</w:t>
      </w:r>
    </w:p>
    <w:p w:rsidRPr="00103D14" w:rsidR="00103D14" w:rsidP="00103D14" w:rsidRDefault="000E76AC" w14:paraId="0CC5E72E" w14:textId="3111061C">
      <w:pPr>
        <w:rPr>
          <w:rFonts w:ascii="ＭＳ 明朝" w:hAnsi="ＭＳ 明朝"/>
          <w:szCs w:val="21"/>
        </w:rPr>
      </w:pPr>
      <w:r>
        <w:rPr>
          <w:rFonts w:hint="eastAsia" w:ascii="ＭＳ 明朝" w:hAnsi="ＭＳ 明朝"/>
          <w:szCs w:val="21"/>
        </w:rPr>
        <w:t xml:space="preserve">　　　 </w:t>
      </w:r>
      <w:r w:rsidR="00504F41">
        <w:rPr>
          <w:rFonts w:hint="eastAsia" w:ascii="ＭＳ 明朝" w:hAnsi="ＭＳ 明朝"/>
          <w:szCs w:val="21"/>
        </w:rPr>
        <w:t>□</w:t>
      </w:r>
      <w:r w:rsidRPr="00103D14" w:rsidR="00103D14">
        <w:rPr>
          <w:rFonts w:hint="eastAsia" w:ascii="ＭＳ 明朝" w:hAnsi="ＭＳ 明朝"/>
          <w:szCs w:val="21"/>
        </w:rPr>
        <w:t>同意を取得する</w:t>
      </w:r>
    </w:p>
    <w:p w:rsidR="000E76AC" w:rsidP="000E76AC" w:rsidRDefault="000E76AC" w14:paraId="75E8998E" w14:textId="77777777">
      <w:pPr>
        <w:rPr>
          <w:rFonts w:ascii="ＭＳ 明朝" w:hAnsi="ＭＳ 明朝"/>
          <w:szCs w:val="21"/>
        </w:rPr>
      </w:pPr>
      <w:r>
        <w:rPr>
          <w:rFonts w:hint="eastAsia" w:ascii="ＭＳ 明朝" w:hAnsi="ＭＳ 明朝"/>
          <w:szCs w:val="21"/>
        </w:rPr>
        <w:t xml:space="preserve">　　　 </w:t>
      </w:r>
      <w:r w:rsidRPr="00103D14" w:rsidR="00103D14">
        <w:rPr>
          <w:rFonts w:hint="eastAsia" w:ascii="ＭＳ 明朝" w:hAnsi="ＭＳ 明朝"/>
          <w:szCs w:val="21"/>
        </w:rPr>
        <w:t>□同意を取得しない</w:t>
      </w:r>
    </w:p>
    <w:p w:rsidR="000E76AC" w:rsidP="00F426BC" w:rsidRDefault="00103D14" w14:paraId="56A3C5F1" w14:textId="77777777">
      <w:pPr>
        <w:ind w:firstLine="735" w:firstLineChars="350"/>
        <w:rPr>
          <w:rFonts w:ascii="ＭＳ 明朝" w:hAnsi="ＭＳ 明朝"/>
          <w:szCs w:val="21"/>
        </w:rPr>
      </w:pPr>
      <w:r w:rsidRPr="00103D14">
        <w:rPr>
          <w:rFonts w:hint="eastAsia" w:ascii="ＭＳ 明朝" w:hAnsi="ＭＳ 明朝"/>
          <w:szCs w:val="21"/>
        </w:rPr>
        <w:t>□保護者などの代諾を取得する</w:t>
      </w:r>
    </w:p>
    <w:p w:rsidR="00F426BC" w:rsidP="00F426BC" w:rsidRDefault="00103D14" w14:paraId="178307DB" w14:textId="678AB3F7">
      <w:pPr>
        <w:ind w:firstLine="735" w:firstLineChars="350"/>
        <w:rPr>
          <w:rFonts w:ascii="ＭＳ 明朝" w:hAnsi="ＭＳ 明朝"/>
          <w:szCs w:val="21"/>
        </w:rPr>
      </w:pPr>
      <w:r w:rsidRPr="00103D14">
        <w:rPr>
          <w:rFonts w:hint="eastAsia" w:ascii="ＭＳ 明朝" w:hAnsi="ＭＳ 明朝"/>
          <w:szCs w:val="21"/>
        </w:rPr>
        <w:t xml:space="preserve">□保護者などの代諾を取得しない（理由：　　　　　　　</w:t>
      </w:r>
      <w:r w:rsidR="00AE4BA4">
        <w:rPr>
          <w:rFonts w:hint="eastAsia" w:ascii="ＭＳ 明朝" w:hAnsi="ＭＳ 明朝"/>
          <w:szCs w:val="21"/>
        </w:rPr>
        <w:t xml:space="preserve">　　</w:t>
      </w:r>
      <w:r w:rsidRPr="00103D14">
        <w:rPr>
          <w:rFonts w:hint="eastAsia" w:ascii="ＭＳ 明朝" w:hAnsi="ＭＳ 明朝"/>
          <w:szCs w:val="21"/>
        </w:rPr>
        <w:t xml:space="preserve">　　　　</w:t>
      </w:r>
      <w:r w:rsidR="00307224">
        <w:rPr>
          <w:rFonts w:hint="eastAsia" w:ascii="ＭＳ 明朝" w:hAnsi="ＭＳ 明朝"/>
          <w:szCs w:val="21"/>
        </w:rPr>
        <w:t xml:space="preserve">  </w:t>
      </w:r>
      <w:r w:rsidRPr="00103D14">
        <w:rPr>
          <w:rFonts w:hint="eastAsia" w:ascii="ＭＳ 明朝" w:hAnsi="ＭＳ 明朝"/>
          <w:szCs w:val="21"/>
        </w:rPr>
        <w:t xml:space="preserve">　　）</w:t>
      </w:r>
    </w:p>
    <w:p w:rsidRPr="00103D14" w:rsidR="00103D14" w:rsidP="00F426BC" w:rsidRDefault="00504F41" w14:paraId="1C701FDB" w14:textId="04F74245">
      <w:pPr>
        <w:ind w:firstLine="525" w:firstLineChars="250"/>
        <w:rPr>
          <w:rFonts w:ascii="ＭＳ 明朝" w:hAnsi="ＭＳ 明朝"/>
          <w:szCs w:val="21"/>
        </w:rPr>
      </w:pPr>
      <w:r>
        <w:rPr>
          <w:rFonts w:hint="eastAsia" w:ascii="ＭＳ 明朝" w:hAnsi="ＭＳ 明朝"/>
          <w:szCs w:val="21"/>
        </w:rPr>
        <w:t>■18</w:t>
      </w:r>
      <w:r w:rsidRPr="00103D14" w:rsidR="00103D14">
        <w:rPr>
          <w:rFonts w:hint="eastAsia" w:ascii="ＭＳ 明朝" w:hAnsi="ＭＳ 明朝"/>
          <w:szCs w:val="21"/>
        </w:rPr>
        <w:t>歳以上</w:t>
      </w:r>
    </w:p>
    <w:p w:rsidRPr="00103D14" w:rsidR="00103D14" w:rsidP="00103D14" w:rsidRDefault="000E76AC" w14:paraId="1482C63D" w14:textId="53C8B3EC">
      <w:pPr>
        <w:rPr>
          <w:rFonts w:ascii="ＭＳ 明朝" w:hAnsi="ＭＳ 明朝"/>
          <w:szCs w:val="21"/>
        </w:rPr>
      </w:pPr>
      <w:r>
        <w:rPr>
          <w:rFonts w:hint="eastAsia" w:ascii="ＭＳ 明朝" w:hAnsi="ＭＳ 明朝"/>
          <w:szCs w:val="21"/>
        </w:rPr>
        <w:t xml:space="preserve">　　　 </w:t>
      </w:r>
      <w:r w:rsidR="00504F41">
        <w:rPr>
          <w:rFonts w:hint="eastAsia" w:ascii="ＭＳ 明朝" w:hAnsi="ＭＳ 明朝"/>
          <w:szCs w:val="21"/>
        </w:rPr>
        <w:t>■</w:t>
      </w:r>
      <w:r w:rsidRPr="00103D14" w:rsidR="00103D14">
        <w:rPr>
          <w:rFonts w:hint="eastAsia" w:ascii="ＭＳ 明朝" w:hAnsi="ＭＳ 明朝"/>
          <w:szCs w:val="21"/>
        </w:rPr>
        <w:t>本人の意思が確認できる者</w:t>
      </w:r>
    </w:p>
    <w:p w:rsidR="000E76AC" w:rsidP="000E76AC" w:rsidRDefault="000E76AC" w14:paraId="2B2D551E" w14:textId="77777777">
      <w:pPr>
        <w:rPr>
          <w:rFonts w:ascii="ＭＳ 明朝" w:hAnsi="ＭＳ 明朝"/>
          <w:szCs w:val="21"/>
        </w:rPr>
      </w:pPr>
      <w:r>
        <w:rPr>
          <w:rFonts w:hint="eastAsia" w:ascii="ＭＳ 明朝" w:hAnsi="ＭＳ 明朝"/>
          <w:szCs w:val="21"/>
        </w:rPr>
        <w:t xml:space="preserve">　　　 </w:t>
      </w:r>
      <w:r w:rsidRPr="00103D14" w:rsidR="00103D14">
        <w:rPr>
          <w:rFonts w:hint="eastAsia" w:ascii="ＭＳ 明朝" w:hAnsi="ＭＳ 明朝"/>
          <w:szCs w:val="21"/>
        </w:rPr>
        <w:t>□認知症その他の事情により本人の意思が確認できない者</w:t>
      </w:r>
    </w:p>
    <w:p w:rsidRPr="00103D14" w:rsidR="00103D14" w:rsidP="00F426BC" w:rsidRDefault="00103D14" w14:paraId="134F5391" w14:textId="22AE201E">
      <w:pPr>
        <w:ind w:firstLine="735" w:firstLineChars="350"/>
        <w:rPr>
          <w:rFonts w:ascii="ＭＳ 明朝" w:hAnsi="ＭＳ 明朝"/>
          <w:szCs w:val="21"/>
        </w:rPr>
      </w:pPr>
      <w:r w:rsidRPr="00103D14">
        <w:rPr>
          <w:rFonts w:hint="eastAsia" w:ascii="ＭＳ 明朝" w:hAnsi="ＭＳ 明朝"/>
          <w:szCs w:val="21"/>
        </w:rPr>
        <w:t xml:space="preserve">（傷病名等：　                                     　</w:t>
      </w:r>
      <w:r w:rsidR="00F426BC">
        <w:rPr>
          <w:rFonts w:hint="eastAsia" w:ascii="ＭＳ 明朝" w:hAnsi="ＭＳ 明朝"/>
          <w:szCs w:val="21"/>
        </w:rPr>
        <w:t xml:space="preserve">　　</w:t>
      </w:r>
      <w:r w:rsidR="00307224">
        <w:rPr>
          <w:rFonts w:hint="eastAsia" w:ascii="ＭＳ 明朝" w:hAnsi="ＭＳ 明朝"/>
          <w:szCs w:val="21"/>
        </w:rPr>
        <w:t xml:space="preserve">　</w:t>
      </w:r>
      <w:r w:rsidR="00AE4BA4">
        <w:rPr>
          <w:rFonts w:hint="eastAsia" w:ascii="ＭＳ 明朝" w:hAnsi="ＭＳ 明朝"/>
          <w:szCs w:val="21"/>
        </w:rPr>
        <w:t xml:space="preserve">　　</w:t>
      </w:r>
      <w:r w:rsidR="00307224">
        <w:rPr>
          <w:rFonts w:hint="eastAsia" w:ascii="ＭＳ 明朝" w:hAnsi="ＭＳ 明朝"/>
          <w:szCs w:val="21"/>
        </w:rPr>
        <w:t xml:space="preserve"> </w:t>
      </w:r>
      <w:r w:rsidRPr="00103D14">
        <w:rPr>
          <w:rFonts w:hint="eastAsia" w:ascii="ＭＳ 明朝" w:hAnsi="ＭＳ 明朝"/>
          <w:szCs w:val="21"/>
        </w:rPr>
        <w:t xml:space="preserve">　　　）</w:t>
      </w:r>
    </w:p>
    <w:p w:rsidR="00AE4BA4" w:rsidRDefault="00AE4BA4" w14:paraId="55DB2BAB" w14:textId="77777777">
      <w:pPr>
        <w:rPr>
          <w:rFonts w:ascii="ＭＳ 明朝" w:hAnsi="ＭＳ 明朝"/>
          <w:szCs w:val="21"/>
        </w:rPr>
      </w:pPr>
    </w:p>
    <w:p w:rsidRPr="001F1EF6" w:rsidR="00AE4BA4" w:rsidP="00AE4BA4" w:rsidRDefault="00AE4BA4" w14:paraId="54272EEA" w14:textId="77777777">
      <w:pPr>
        <w:ind w:firstLine="525" w:firstLineChars="250"/>
        <w:rPr>
          <w:rFonts w:ascii="ＭＳ 明朝" w:hAnsi="ＭＳ 明朝"/>
          <w:szCs w:val="21"/>
        </w:rPr>
      </w:pPr>
      <w:r w:rsidRPr="001F1EF6">
        <w:rPr>
          <w:rFonts w:hint="eastAsia" w:ascii="ＭＳ 明朝" w:hAnsi="ＭＳ 明朝"/>
          <w:szCs w:val="21"/>
        </w:rPr>
        <w:t>□同意書を必要としない</w:t>
      </w:r>
    </w:p>
    <w:p w:rsidRPr="00E24475" w:rsidR="00AE4BA4" w:rsidP="00AE4BA4" w:rsidRDefault="00AE4BA4" w14:paraId="7E3FA125" w14:textId="77777777">
      <w:pPr>
        <w:ind w:firstLine="525" w:firstLineChars="250"/>
        <w:rPr>
          <w:rFonts w:ascii="ＭＳ 明朝" w:hAnsi="ＭＳ 明朝"/>
          <w:color w:val="FF0000"/>
          <w:szCs w:val="21"/>
        </w:rPr>
      </w:pPr>
      <w:r w:rsidRPr="001F1EF6">
        <w:rPr>
          <w:rFonts w:hint="eastAsia" w:ascii="ＭＳ 明朝" w:hAnsi="ＭＳ 明朝"/>
          <w:szCs w:val="21"/>
        </w:rPr>
        <w:t>（理由：　　　　　　　　　　　　　　　　　　　　　　　　　　　　　　　　）</w:t>
      </w:r>
    </w:p>
    <w:p w:rsidR="00B73DEC" w:rsidRDefault="00B73DEC" w14:paraId="1FA9EBE7" w14:textId="4C1A8538">
      <w:pPr>
        <w:rPr>
          <w:rFonts w:ascii="ＭＳ 明朝" w:hAnsi="ＭＳ 明朝"/>
          <w:szCs w:val="21"/>
        </w:rPr>
      </w:pPr>
    </w:p>
    <w:p w:rsidR="000E76AC" w:rsidP="00F426BC" w:rsidRDefault="00F426BC" w14:paraId="33260FC4" w14:textId="523B5517">
      <w:pPr>
        <w:ind w:firstLine="210" w:firstLineChars="100"/>
        <w:rPr>
          <w:rFonts w:ascii="ＭＳ 明朝" w:hAnsi="ＭＳ 明朝"/>
          <w:szCs w:val="21"/>
        </w:rPr>
      </w:pPr>
      <w:r>
        <w:rPr>
          <w:rFonts w:hint="eastAsia" w:ascii="ＭＳ 明朝" w:hAnsi="ＭＳ 明朝"/>
          <w:szCs w:val="21"/>
        </w:rPr>
        <w:t>(4</w:t>
      </w:r>
      <w:r w:rsidR="00B73DEC">
        <w:rPr>
          <w:rFonts w:hint="eastAsia" w:ascii="ＭＳ 明朝" w:hAnsi="ＭＳ 明朝"/>
          <w:szCs w:val="21"/>
        </w:rPr>
        <w:t>)　研究対象者をビデオ撮影する必要性</w:t>
      </w:r>
    </w:p>
    <w:p w:rsidR="00B73DEC" w:rsidP="00103D14" w:rsidRDefault="00B73DEC" w14:paraId="1B649E30" w14:textId="56D17F69">
      <w:pPr>
        <w:rPr>
          <w:rFonts w:ascii="ＭＳ 明朝" w:hAnsi="ＭＳ 明朝"/>
          <w:szCs w:val="21"/>
        </w:rPr>
      </w:pPr>
      <w:r>
        <w:rPr>
          <w:rFonts w:hint="eastAsia" w:ascii="ＭＳ 明朝" w:hAnsi="ＭＳ 明朝"/>
          <w:szCs w:val="21"/>
        </w:rPr>
        <w:t xml:space="preserve">　　　 </w:t>
      </w:r>
      <w:r w:rsidRPr="001F1EF6" w:rsidR="00750FF9">
        <w:rPr>
          <w:rFonts w:hint="eastAsia" w:ascii="ＭＳ 明朝" w:hAnsi="ＭＳ 明朝"/>
          <w:szCs w:val="21"/>
        </w:rPr>
        <w:t>□</w:t>
      </w:r>
      <w:r>
        <w:rPr>
          <w:rFonts w:hint="eastAsia" w:ascii="ＭＳ 明朝" w:hAnsi="ＭＳ 明朝"/>
          <w:szCs w:val="21"/>
        </w:rPr>
        <w:t>有</w:t>
      </w:r>
      <w:r w:rsidR="00F426BC">
        <w:rPr>
          <w:rFonts w:hint="eastAsia" w:ascii="ＭＳ 明朝" w:hAnsi="ＭＳ 明朝"/>
          <w:szCs w:val="21"/>
        </w:rPr>
        <w:t>（</w:t>
      </w:r>
      <w:r>
        <w:rPr>
          <w:rFonts w:hint="eastAsia" w:ascii="ＭＳ 明朝" w:hAnsi="ＭＳ 明朝"/>
          <w:szCs w:val="21"/>
        </w:rPr>
        <w:t>ビデオ画像公開について</w:t>
      </w:r>
      <w:r w:rsidR="006B2633">
        <w:rPr>
          <w:rFonts w:hint="eastAsia" w:ascii="ＭＳ 明朝" w:hAnsi="ＭＳ 明朝"/>
          <w:szCs w:val="21"/>
        </w:rPr>
        <w:t>の承諾書・承諾変更書の取得</w:t>
      </w:r>
      <w:r w:rsidR="00504F41">
        <w:rPr>
          <w:rFonts w:hint="eastAsia" w:ascii="ＭＳ 明朝" w:hAnsi="ＭＳ 明朝"/>
          <w:szCs w:val="21"/>
        </w:rPr>
        <w:t xml:space="preserve">　</w:t>
      </w:r>
      <w:r w:rsidRPr="001F1EF6" w:rsidR="00C160E0">
        <w:rPr>
          <w:rFonts w:hint="eastAsia" w:ascii="ＭＳ 明朝" w:hAnsi="ＭＳ 明朝"/>
          <w:szCs w:val="21"/>
        </w:rPr>
        <w:t>□</w:t>
      </w:r>
      <w:r w:rsidR="00307224">
        <w:rPr>
          <w:rFonts w:hint="eastAsia" w:ascii="ＭＳ 明朝" w:hAnsi="ＭＳ 明朝"/>
          <w:szCs w:val="21"/>
        </w:rPr>
        <w:t xml:space="preserve">有　</w:t>
      </w:r>
      <w:r w:rsidR="00C160E0">
        <w:rPr>
          <w:rFonts w:hint="eastAsia" w:ascii="ＭＳ 明朝" w:hAnsi="ＭＳ 明朝"/>
          <w:szCs w:val="21"/>
        </w:rPr>
        <w:t>■</w:t>
      </w:r>
      <w:r w:rsidR="00307224">
        <w:rPr>
          <w:rFonts w:hint="eastAsia" w:ascii="ＭＳ 明朝" w:hAnsi="ＭＳ 明朝"/>
          <w:szCs w:val="21"/>
        </w:rPr>
        <w:t>無</w:t>
      </w:r>
      <w:r w:rsidR="00F426BC">
        <w:rPr>
          <w:rFonts w:hint="eastAsia" w:ascii="ＭＳ 明朝" w:hAnsi="ＭＳ 明朝"/>
          <w:szCs w:val="21"/>
        </w:rPr>
        <w:t>）</w:t>
      </w:r>
    </w:p>
    <w:p w:rsidR="00B73DEC" w:rsidP="00103D14" w:rsidRDefault="00B73DEC" w14:paraId="556D8FAB" w14:textId="1109892D">
      <w:pPr>
        <w:rPr>
          <w:rFonts w:ascii="ＭＳ 明朝" w:hAnsi="ＭＳ 明朝"/>
          <w:szCs w:val="21"/>
        </w:rPr>
      </w:pPr>
      <w:r>
        <w:rPr>
          <w:rFonts w:hint="eastAsia" w:ascii="ＭＳ 明朝" w:hAnsi="ＭＳ 明朝"/>
          <w:szCs w:val="21"/>
        </w:rPr>
        <w:t xml:space="preserve">　　　 </w:t>
      </w:r>
      <w:r w:rsidR="00750FF9">
        <w:rPr>
          <w:rFonts w:hint="eastAsia" w:ascii="ＭＳ 明朝" w:hAnsi="ＭＳ 明朝"/>
          <w:szCs w:val="21"/>
        </w:rPr>
        <w:t>■</w:t>
      </w:r>
      <w:r>
        <w:rPr>
          <w:rFonts w:hint="eastAsia" w:ascii="ＭＳ 明朝" w:hAnsi="ＭＳ 明朝"/>
          <w:szCs w:val="21"/>
        </w:rPr>
        <w:t>無</w:t>
      </w:r>
    </w:p>
    <w:p w:rsidR="009B5342" w:rsidP="009B5342" w:rsidRDefault="009B5342" w14:paraId="0B719D0D" w14:textId="77777777">
      <w:pPr>
        <w:ind w:firstLine="210" w:firstLineChars="100"/>
        <w:rPr>
          <w:rFonts w:ascii="ＭＳ 明朝" w:hAnsi="ＭＳ 明朝"/>
          <w:szCs w:val="21"/>
        </w:rPr>
      </w:pPr>
    </w:p>
    <w:p w:rsidRPr="00937981" w:rsidR="009B5342" w:rsidP="009B5342" w:rsidRDefault="009B5342" w14:paraId="33E1E72D" w14:textId="20A2BC8A">
      <w:pPr>
        <w:ind w:firstLine="210" w:firstLineChars="100"/>
        <w:rPr>
          <w:rFonts w:ascii="ＭＳ 明朝" w:hAnsi="ＭＳ 明朝"/>
          <w:szCs w:val="21"/>
        </w:rPr>
      </w:pPr>
      <w:r w:rsidRPr="00937981">
        <w:rPr>
          <w:rFonts w:hint="eastAsia" w:ascii="ＭＳ 明朝" w:hAnsi="ＭＳ 明朝"/>
          <w:szCs w:val="21"/>
        </w:rPr>
        <w:t>(5)　侵襲性について</w:t>
      </w:r>
    </w:p>
    <w:p w:rsidRPr="00937981" w:rsidR="009B5342" w:rsidP="009B5342" w:rsidRDefault="009B5342" w14:paraId="7C6E721A" w14:textId="77777777">
      <w:pPr>
        <w:rPr>
          <w:rFonts w:ascii="ＭＳ 明朝" w:hAnsi="ＭＳ 明朝"/>
          <w:szCs w:val="21"/>
        </w:rPr>
      </w:pPr>
      <w:r w:rsidRPr="00937981">
        <w:rPr>
          <w:rFonts w:hint="eastAsia" w:ascii="ＭＳ 明朝" w:hAnsi="ＭＳ 明朝"/>
          <w:szCs w:val="21"/>
        </w:rPr>
        <w:t xml:space="preserve">　　　 □有（具体的な内容：　　　　　　　　　　　　　　　　　　　　　　　　　）</w:t>
      </w:r>
    </w:p>
    <w:p w:rsidRPr="00937981" w:rsidR="009B5342" w:rsidP="009B5342" w:rsidRDefault="009B5342" w14:paraId="341C3799" w14:textId="3FA68163">
      <w:pPr>
        <w:rPr>
          <w:rFonts w:ascii="ＭＳ 明朝" w:hAnsi="ＭＳ 明朝"/>
          <w:szCs w:val="21"/>
        </w:rPr>
      </w:pPr>
      <w:r w:rsidRPr="00937981">
        <w:rPr>
          <w:rFonts w:hint="eastAsia" w:ascii="ＭＳ 明朝" w:hAnsi="ＭＳ 明朝"/>
          <w:szCs w:val="21"/>
        </w:rPr>
        <w:t xml:space="preserve">　　　 </w:t>
      </w:r>
      <w:r w:rsidR="005B363E">
        <w:rPr>
          <w:rFonts w:hint="eastAsia" w:ascii="ＭＳ 明朝" w:hAnsi="ＭＳ 明朝"/>
          <w:szCs w:val="21"/>
        </w:rPr>
        <w:t>■</w:t>
      </w:r>
      <w:r w:rsidRPr="00937981">
        <w:rPr>
          <w:rFonts w:hint="eastAsia" w:ascii="ＭＳ 明朝" w:hAnsi="ＭＳ 明朝"/>
          <w:szCs w:val="21"/>
        </w:rPr>
        <w:t>無</w:t>
      </w:r>
    </w:p>
    <w:p w:rsidR="00B73DEC" w:rsidP="00103D14" w:rsidRDefault="00B73DEC" w14:paraId="2F783D12" w14:textId="4D8AE8F3">
      <w:pPr>
        <w:rPr>
          <w:rFonts w:ascii="ＭＳ 明朝" w:hAnsi="ＭＳ 明朝"/>
          <w:szCs w:val="21"/>
        </w:rPr>
      </w:pPr>
    </w:p>
    <w:p w:rsidR="00AD72EE" w:rsidP="00103D14" w:rsidRDefault="00AD72EE" w14:paraId="651799E7" w14:textId="77777777">
      <w:pPr>
        <w:rPr>
          <w:rFonts w:ascii="ＭＳ 明朝" w:hAnsi="ＭＳ 明朝"/>
          <w:szCs w:val="21"/>
        </w:rPr>
      </w:pPr>
    </w:p>
    <w:p w:rsidR="000E76AC" w:rsidP="00103D14" w:rsidRDefault="00091E24" w14:paraId="31AD49B6" w14:textId="33C29580">
      <w:pPr>
        <w:rPr>
          <w:rFonts w:ascii="ＭＳ 明朝" w:hAnsi="ＭＳ 明朝"/>
          <w:szCs w:val="21"/>
        </w:rPr>
      </w:pPr>
      <w:r>
        <w:rPr>
          <w:rFonts w:hint="eastAsia" w:ascii="ＭＳ 明朝" w:hAnsi="ＭＳ 明朝"/>
          <w:szCs w:val="21"/>
        </w:rPr>
        <w:t>１０</w:t>
      </w:r>
      <w:r w:rsidR="000E76AC">
        <w:rPr>
          <w:rFonts w:hint="eastAsia" w:ascii="ＭＳ 明朝" w:hAnsi="ＭＳ 明朝"/>
          <w:szCs w:val="21"/>
        </w:rPr>
        <w:t xml:space="preserve">　研究データ等の保存</w:t>
      </w:r>
    </w:p>
    <w:p w:rsidRPr="00A61E38" w:rsidR="0019223C" w:rsidP="00A61E38" w:rsidRDefault="0019223C" w14:paraId="1BAC0B1F" w14:textId="3E6F1699">
      <w:pPr>
        <w:pStyle w:val="af0"/>
        <w:numPr>
          <w:ilvl w:val="0"/>
          <w:numId w:val="22"/>
        </w:numPr>
        <w:ind w:leftChars="0"/>
        <w:rPr>
          <w:rFonts w:ascii="ＭＳ 明朝" w:hAnsi="ＭＳ 明朝"/>
          <w:szCs w:val="21"/>
        </w:rPr>
      </w:pPr>
      <w:r w:rsidRPr="00A61E38">
        <w:rPr>
          <w:rFonts w:hint="eastAsia" w:ascii="ＭＳ 明朝" w:hAnsi="ＭＳ 明朝"/>
          <w:szCs w:val="21"/>
        </w:rPr>
        <w:t>どのようなデータか（具体的な内容</w:t>
      </w:r>
      <w:r w:rsidRPr="00A61E38" w:rsidR="00300320">
        <w:rPr>
          <w:rFonts w:hint="eastAsia" w:ascii="ＭＳ 明朝" w:hAnsi="ＭＳ 明朝"/>
          <w:szCs w:val="21"/>
        </w:rPr>
        <w:t>：</w:t>
      </w:r>
      <w:r w:rsidR="004E0C22">
        <w:rPr>
          <w:rFonts w:ascii="ＭＳ 明朝" w:hAnsi="ＭＳ 明朝"/>
          <w:szCs w:val="21"/>
        </w:rPr>
        <w:t>Google</w:t>
      </w:r>
      <w:r w:rsidR="004E0C22">
        <w:rPr>
          <w:rFonts w:hint="eastAsia" w:ascii="ＭＳ 明朝" w:hAnsi="ＭＳ 明朝"/>
          <w:szCs w:val="21"/>
        </w:rPr>
        <w:t>フォームによって収集される</w:t>
      </w:r>
      <w:r w:rsidR="00A61E38">
        <w:rPr>
          <w:rFonts w:hint="eastAsia" w:ascii="ＭＳ 明朝" w:hAnsi="ＭＳ 明朝"/>
          <w:szCs w:val="21"/>
        </w:rPr>
        <w:t>参加者の</w:t>
      </w:r>
      <w:r w:rsidR="00141FB1">
        <w:rPr>
          <w:rFonts w:hint="eastAsia" w:ascii="ＭＳ 明朝" w:hAnsi="ＭＳ 明朝"/>
          <w:szCs w:val="21"/>
        </w:rPr>
        <w:t>性別や年齢、</w:t>
      </w:r>
      <w:r w:rsidR="004E0C22">
        <w:rPr>
          <w:rFonts w:hint="eastAsia" w:ascii="ＭＳ 明朝" w:hAnsi="ＭＳ 明朝"/>
          <w:szCs w:val="21"/>
        </w:rPr>
        <w:t>氏名</w:t>
      </w:r>
      <w:r w:rsidR="00141FB1">
        <w:rPr>
          <w:rFonts w:hint="eastAsia" w:ascii="ＭＳ 明朝" w:hAnsi="ＭＳ 明朝"/>
          <w:szCs w:val="21"/>
        </w:rPr>
        <w:t>のような</w:t>
      </w:r>
      <w:r w:rsidR="00A61E38">
        <w:rPr>
          <w:rFonts w:hint="eastAsia" w:ascii="ＭＳ 明朝" w:hAnsi="ＭＳ 明朝"/>
          <w:szCs w:val="21"/>
        </w:rPr>
        <w:t>人口統計学的情報</w:t>
      </w:r>
      <w:r w:rsidR="00B7219F">
        <w:rPr>
          <w:rFonts w:hint="eastAsia" w:ascii="ＭＳ 明朝" w:hAnsi="ＭＳ 明朝"/>
          <w:szCs w:val="21"/>
        </w:rPr>
        <w:t>（事前アンケート</w:t>
      </w:r>
      <w:r w:rsidR="00B7219F">
        <w:rPr>
          <w:rFonts w:ascii="ＭＳ 明朝" w:hAnsi="ＭＳ 明朝"/>
          <w:szCs w:val="21"/>
        </w:rPr>
        <w:t>.pdf</w:t>
      </w:r>
      <w:r w:rsidR="00B7219F">
        <w:rPr>
          <w:rFonts w:hint="eastAsia" w:ascii="ＭＳ 明朝" w:hAnsi="ＭＳ 明朝"/>
          <w:szCs w:val="21"/>
        </w:rPr>
        <w:t>参照）</w:t>
      </w:r>
      <w:r w:rsidR="00A61E38">
        <w:rPr>
          <w:rFonts w:hint="eastAsia" w:ascii="ＭＳ 明朝" w:hAnsi="ＭＳ 明朝"/>
          <w:szCs w:val="21"/>
        </w:rPr>
        <w:t>、</w:t>
      </w:r>
      <w:r w:rsidR="004C2212">
        <w:rPr>
          <w:rFonts w:hint="eastAsia" w:ascii="ＭＳ 明朝" w:hAnsi="ＭＳ 明朝"/>
          <w:szCs w:val="21"/>
        </w:rPr>
        <w:t>対話時の生理的反応を観察するために</w:t>
      </w:r>
      <w:r w:rsidR="00141FB1">
        <w:rPr>
          <w:rFonts w:hint="eastAsia" w:ascii="ＭＳ 明朝" w:hAnsi="ＭＳ 明朝"/>
          <w:szCs w:val="21"/>
        </w:rPr>
        <w:t>実験中に計測される以下３つの生体センサから取得される生体センサデータ（</w:t>
      </w:r>
      <w:r w:rsidRPr="00A61E38" w:rsidR="005A5BFF">
        <w:rPr>
          <w:rFonts w:hint="eastAsia" w:ascii="ＭＳ 明朝" w:hAnsi="ＭＳ 明朝"/>
          <w:szCs w:val="21"/>
        </w:rPr>
        <w:t>N</w:t>
      </w:r>
      <w:r w:rsidRPr="00A61E38" w:rsidR="005A5BFF">
        <w:rPr>
          <w:rFonts w:ascii="ＭＳ 明朝" w:hAnsi="ＭＳ 明朝"/>
          <w:szCs w:val="21"/>
        </w:rPr>
        <w:t>ear InfraRed-</w:t>
      </w:r>
      <w:proofErr w:type="spellStart"/>
      <w:r w:rsidRPr="00A61E38" w:rsidR="005A5BFF">
        <w:rPr>
          <w:rFonts w:ascii="ＭＳ 明朝" w:hAnsi="ＭＳ 明朝"/>
          <w:szCs w:val="21"/>
        </w:rPr>
        <w:t>HemoEncephaloGraphy</w:t>
      </w:r>
      <w:proofErr w:type="spellEnd"/>
      <w:r w:rsidRPr="00A61E38" w:rsidR="005A5BFF">
        <w:rPr>
          <w:rFonts w:hint="eastAsia" w:ascii="ＭＳ 明朝" w:hAnsi="ＭＳ 明朝"/>
          <w:szCs w:val="21"/>
        </w:rPr>
        <w:t>データ、心電図データ、皮膚抵抗電位データ</w:t>
      </w:r>
      <w:r w:rsidR="00141FB1">
        <w:rPr>
          <w:rFonts w:hint="eastAsia" w:ascii="ＭＳ 明朝" w:hAnsi="ＭＳ 明朝"/>
          <w:szCs w:val="21"/>
        </w:rPr>
        <w:t>）</w:t>
      </w:r>
      <w:r w:rsidRPr="00A61E38" w:rsidR="005A5BFF">
        <w:rPr>
          <w:rFonts w:hint="eastAsia" w:ascii="ＭＳ 明朝" w:hAnsi="ＭＳ 明朝"/>
          <w:szCs w:val="21"/>
        </w:rPr>
        <w:t>、</w:t>
      </w:r>
      <w:r w:rsidR="00AA5588">
        <w:rPr>
          <w:rFonts w:hint="eastAsia" w:ascii="ＭＳ 明朝" w:hAnsi="ＭＳ 明朝"/>
          <w:szCs w:val="21"/>
        </w:rPr>
        <w:t>参加者が実験時のパートナーに応じてどのように振る舞ったかを調査するために収集される参加者の挙動</w:t>
      </w:r>
      <w:r w:rsidRPr="00A61E38" w:rsidR="005A5BFF">
        <w:rPr>
          <w:rFonts w:hint="eastAsia" w:ascii="ＭＳ 明朝" w:hAnsi="ＭＳ 明朝"/>
          <w:szCs w:val="21"/>
        </w:rPr>
        <w:t>結果、</w:t>
      </w:r>
      <w:r w:rsidR="00141FB1">
        <w:rPr>
          <w:rFonts w:hint="eastAsia" w:ascii="ＭＳ 明朝" w:hAnsi="ＭＳ 明朝"/>
          <w:szCs w:val="21"/>
        </w:rPr>
        <w:t>実験で参加者がゲームを行ったパートナーに対して感じた信頼感を主観的面から評価するために収集される</w:t>
      </w:r>
      <w:r w:rsidRPr="00A61E38" w:rsidR="005A5BFF">
        <w:rPr>
          <w:rFonts w:hint="eastAsia" w:ascii="ＭＳ 明朝" w:hAnsi="ＭＳ 明朝"/>
          <w:szCs w:val="21"/>
        </w:rPr>
        <w:t>アンケ</w:t>
      </w:r>
      <w:r w:rsidRPr="00A61E38" w:rsidR="005A5BFF">
        <w:rPr>
          <w:rFonts w:hint="eastAsia" w:ascii="ＭＳ 明朝" w:hAnsi="ＭＳ 明朝"/>
          <w:szCs w:val="21"/>
        </w:rPr>
        <w:lastRenderedPageBreak/>
        <w:t>ート結果</w:t>
      </w:r>
      <w:r w:rsidR="00030D8C">
        <w:rPr>
          <w:rFonts w:hint="eastAsia" w:ascii="ＭＳ 明朝" w:hAnsi="ＭＳ 明朝"/>
          <w:szCs w:val="21"/>
        </w:rPr>
        <w:t>。このアンケートは</w:t>
      </w:r>
      <w:r w:rsidR="00030D8C">
        <w:rPr>
          <w:rFonts w:ascii="ＭＳ 明朝" w:hAnsi="ＭＳ 明朝"/>
          <w:szCs w:val="21"/>
        </w:rPr>
        <w:t>Google</w:t>
      </w:r>
      <w:r w:rsidR="00030D8C">
        <w:rPr>
          <w:rFonts w:hint="eastAsia" w:ascii="ＭＳ 明朝" w:hAnsi="ＭＳ 明朝"/>
          <w:szCs w:val="21"/>
        </w:rPr>
        <w:t>フォームを用いて収集される（</w:t>
      </w:r>
      <w:r w:rsidRPr="001A10F0" w:rsidR="00EB1517">
        <w:rPr>
          <w:rFonts w:ascii="ＭＳ 明朝" w:hAnsi="ＭＳ 明朝"/>
          <w:szCs w:val="21"/>
        </w:rPr>
        <w:t>Dyadic_Trust_Scale</w:t>
      </w:r>
      <w:r w:rsidR="00EB1517">
        <w:rPr>
          <w:rFonts w:ascii="ＭＳ 明朝" w:hAnsi="ＭＳ 明朝"/>
          <w:szCs w:val="21"/>
        </w:rPr>
        <w:t>.pdf</w:t>
      </w:r>
      <w:r w:rsidR="00B7219F">
        <w:rPr>
          <w:rFonts w:hint="eastAsia" w:ascii="ＭＳ 明朝" w:hAnsi="ＭＳ 明朝"/>
          <w:szCs w:val="21"/>
        </w:rPr>
        <w:t>参照</w:t>
      </w:r>
      <w:r w:rsidR="00030D8C">
        <w:rPr>
          <w:rFonts w:hint="eastAsia" w:ascii="ＭＳ 明朝" w:hAnsi="ＭＳ 明朝"/>
          <w:szCs w:val="21"/>
        </w:rPr>
        <w:t>）</w:t>
      </w:r>
      <w:r w:rsidRPr="00A61E38">
        <w:rPr>
          <w:rFonts w:hint="eastAsia" w:ascii="ＭＳ 明朝" w:hAnsi="ＭＳ 明朝"/>
          <w:szCs w:val="21"/>
        </w:rPr>
        <w:t>）</w:t>
      </w:r>
    </w:p>
    <w:p w:rsidRPr="00A61E38" w:rsidR="00A61E38" w:rsidP="00A61E38" w:rsidRDefault="00A61E38" w14:paraId="71684627" w14:textId="77777777">
      <w:pPr>
        <w:pStyle w:val="af0"/>
        <w:ind w:left="650" w:leftChars="0"/>
        <w:rPr>
          <w:rFonts w:ascii="ＭＳ 明朝" w:hAnsi="ＭＳ 明朝"/>
          <w:szCs w:val="21"/>
        </w:rPr>
      </w:pPr>
    </w:p>
    <w:p w:rsidRPr="0019223C" w:rsidR="0019223C" w:rsidP="000C619C" w:rsidRDefault="0019223C" w14:paraId="1842A2E2" w14:textId="77777777">
      <w:pPr>
        <w:rPr>
          <w:rFonts w:ascii="ＭＳ 明朝" w:hAnsi="ＭＳ 明朝"/>
          <w:szCs w:val="21"/>
        </w:rPr>
      </w:pPr>
    </w:p>
    <w:p w:rsidRPr="000C619C" w:rsidR="000C619C" w:rsidP="0019223C" w:rsidRDefault="000C619C" w14:paraId="737F3E5C" w14:textId="1EE1D38E">
      <w:pPr>
        <w:ind w:firstLine="210" w:firstLineChars="100"/>
        <w:rPr>
          <w:rFonts w:ascii="ＭＳ 明朝" w:hAnsi="ＭＳ 明朝"/>
          <w:szCs w:val="21"/>
        </w:rPr>
      </w:pPr>
      <w:r>
        <w:rPr>
          <w:rFonts w:hint="eastAsia" w:ascii="ＭＳ 明朝" w:hAnsi="ＭＳ 明朝"/>
          <w:szCs w:val="21"/>
        </w:rPr>
        <w:t>(</w:t>
      </w:r>
      <w:r w:rsidR="0019223C">
        <w:rPr>
          <w:rFonts w:hint="eastAsia" w:ascii="ＭＳ 明朝" w:hAnsi="ＭＳ 明朝"/>
          <w:szCs w:val="21"/>
        </w:rPr>
        <w:t>2</w:t>
      </w:r>
      <w:r>
        <w:rPr>
          <w:rFonts w:hint="eastAsia" w:ascii="ＭＳ 明朝" w:hAnsi="ＭＳ 明朝"/>
          <w:szCs w:val="21"/>
        </w:rPr>
        <w:t>)</w:t>
      </w:r>
      <w:r w:rsidRPr="000C619C">
        <w:rPr>
          <w:rFonts w:hint="eastAsia"/>
        </w:rPr>
        <w:t xml:space="preserve"> </w:t>
      </w:r>
      <w:r w:rsidRPr="000C619C">
        <w:rPr>
          <w:rFonts w:hint="eastAsia" w:ascii="ＭＳ 明朝" w:hAnsi="ＭＳ 明朝"/>
          <w:szCs w:val="21"/>
        </w:rPr>
        <w:t>取得した研究データ等の保存期間</w:t>
      </w:r>
    </w:p>
    <w:p w:rsidRPr="000C619C" w:rsidR="000C619C" w:rsidP="000C619C" w:rsidRDefault="000C619C" w14:paraId="73883BC4" w14:textId="4C170903">
      <w:pPr>
        <w:rPr>
          <w:rFonts w:ascii="ＭＳ 明朝" w:hAnsi="ＭＳ 明朝"/>
          <w:szCs w:val="21"/>
        </w:rPr>
      </w:pPr>
      <w:r w:rsidRPr="000C619C">
        <w:rPr>
          <w:rFonts w:hint="eastAsia" w:ascii="ＭＳ 明朝" w:hAnsi="ＭＳ 明朝"/>
          <w:szCs w:val="21"/>
        </w:rPr>
        <w:t xml:space="preserve">　　</w:t>
      </w:r>
      <w:r>
        <w:rPr>
          <w:rFonts w:hint="eastAsia" w:ascii="ＭＳ 明朝" w:hAnsi="ＭＳ 明朝"/>
          <w:szCs w:val="21"/>
        </w:rPr>
        <w:t xml:space="preserve">　</w:t>
      </w:r>
      <w:r w:rsidR="00504F41">
        <w:rPr>
          <w:rFonts w:hint="eastAsia" w:ascii="ＭＳ 明朝" w:hAnsi="ＭＳ 明朝"/>
          <w:szCs w:val="21"/>
        </w:rPr>
        <w:t>■</w:t>
      </w:r>
      <w:r w:rsidRPr="000C619C">
        <w:rPr>
          <w:rFonts w:hint="eastAsia" w:ascii="ＭＳ 明朝" w:hAnsi="ＭＳ 明朝"/>
          <w:szCs w:val="21"/>
        </w:rPr>
        <w:t>当該論文等の発表後10年間（研究資料等の保存に関するガイドライン</w:t>
      </w:r>
      <w:r w:rsidR="00DA5D59">
        <w:rPr>
          <w:rFonts w:hint="eastAsia" w:ascii="ＭＳ 明朝" w:hAnsi="ＭＳ 明朝"/>
          <w:szCs w:val="21"/>
        </w:rPr>
        <w:t>に基づく</w:t>
      </w:r>
      <w:r w:rsidRPr="000C619C">
        <w:rPr>
          <w:rFonts w:hint="eastAsia" w:ascii="ＭＳ 明朝" w:hAnsi="ＭＳ 明朝"/>
          <w:szCs w:val="21"/>
        </w:rPr>
        <w:t>）</w:t>
      </w:r>
    </w:p>
    <w:p w:rsidR="000C619C" w:rsidP="000C619C" w:rsidRDefault="000C619C" w14:paraId="7BD72E26" w14:textId="7B13E82D">
      <w:pPr>
        <w:rPr>
          <w:rFonts w:ascii="ＭＳ 明朝" w:hAnsi="ＭＳ 明朝"/>
          <w:szCs w:val="21"/>
        </w:rPr>
      </w:pPr>
      <w:r w:rsidRPr="000C619C">
        <w:rPr>
          <w:rFonts w:hint="eastAsia" w:ascii="ＭＳ 明朝" w:hAnsi="ＭＳ 明朝"/>
          <w:szCs w:val="21"/>
        </w:rPr>
        <w:t xml:space="preserve">　　</w:t>
      </w:r>
      <w:r>
        <w:rPr>
          <w:rFonts w:hint="eastAsia" w:ascii="ＭＳ 明朝" w:hAnsi="ＭＳ 明朝"/>
          <w:szCs w:val="21"/>
        </w:rPr>
        <w:t xml:space="preserve">　</w:t>
      </w:r>
      <w:r w:rsidRPr="000C619C">
        <w:rPr>
          <w:rFonts w:hint="eastAsia" w:ascii="ＭＳ 明朝" w:hAnsi="ＭＳ 明朝"/>
          <w:szCs w:val="21"/>
        </w:rPr>
        <w:t>□</w:t>
      </w:r>
      <w:r>
        <w:rPr>
          <w:rFonts w:hint="eastAsia" w:ascii="ＭＳ 明朝" w:hAnsi="ＭＳ 明朝"/>
          <w:szCs w:val="21"/>
        </w:rPr>
        <w:t>10年以下（理由：　　　　　　　　　　　　　　　　　　　　　　　　　）</w:t>
      </w:r>
    </w:p>
    <w:p w:rsidR="006B2633" w:rsidP="00103D14" w:rsidRDefault="006B2633" w14:paraId="4449F68F" w14:textId="77777777">
      <w:pPr>
        <w:rPr>
          <w:rFonts w:ascii="ＭＳ 明朝" w:hAnsi="ＭＳ 明朝"/>
          <w:szCs w:val="21"/>
        </w:rPr>
      </w:pPr>
    </w:p>
    <w:p w:rsidR="000E76AC" w:rsidP="0019223C" w:rsidRDefault="000C619C" w14:paraId="3FADD895" w14:textId="31DB9C96">
      <w:pPr>
        <w:ind w:firstLine="210" w:firstLineChars="100"/>
        <w:rPr>
          <w:rFonts w:ascii="ＭＳ 明朝" w:hAnsi="ＭＳ 明朝"/>
          <w:szCs w:val="21"/>
        </w:rPr>
      </w:pPr>
      <w:r>
        <w:rPr>
          <w:rFonts w:ascii="ＭＳ 明朝" w:hAnsi="ＭＳ 明朝"/>
          <w:szCs w:val="21"/>
        </w:rPr>
        <w:t>(</w:t>
      </w:r>
      <w:r w:rsidR="0019223C">
        <w:rPr>
          <w:rFonts w:hint="eastAsia" w:ascii="ＭＳ 明朝" w:hAnsi="ＭＳ 明朝"/>
          <w:szCs w:val="21"/>
        </w:rPr>
        <w:t>3</w:t>
      </w:r>
      <w:r w:rsidRPr="00175EFB" w:rsidR="00175EFB">
        <w:rPr>
          <w:rFonts w:ascii="ＭＳ 明朝" w:hAnsi="ＭＳ 明朝"/>
          <w:szCs w:val="21"/>
        </w:rPr>
        <w:t>)</w:t>
      </w:r>
      <w:r w:rsidR="00175EFB">
        <w:rPr>
          <w:rFonts w:hint="eastAsia" w:ascii="ＭＳ 明朝" w:hAnsi="ＭＳ 明朝"/>
          <w:szCs w:val="21"/>
        </w:rPr>
        <w:t xml:space="preserve"> 取得した研究データ</w:t>
      </w:r>
      <w:r w:rsidR="00490A3C">
        <w:rPr>
          <w:rFonts w:hint="eastAsia" w:ascii="ＭＳ 明朝" w:hAnsi="ＭＳ 明朝"/>
          <w:szCs w:val="21"/>
        </w:rPr>
        <w:t>等</w:t>
      </w:r>
      <w:r w:rsidR="00175EFB">
        <w:rPr>
          <w:rFonts w:hint="eastAsia" w:ascii="ＭＳ 明朝" w:hAnsi="ＭＳ 明朝"/>
          <w:szCs w:val="21"/>
        </w:rPr>
        <w:t>の匿名化の有無</w:t>
      </w:r>
    </w:p>
    <w:p w:rsidR="00175EFB" w:rsidRDefault="00504F41" w14:paraId="5D15AC07" w14:textId="736EEE7C">
      <w:pPr>
        <w:rPr>
          <w:rFonts w:ascii="ＭＳ 明朝" w:hAnsi="ＭＳ 明朝"/>
          <w:szCs w:val="21"/>
        </w:rPr>
      </w:pPr>
      <w:r>
        <w:rPr>
          <w:rFonts w:hint="eastAsia" w:ascii="ＭＳ 明朝" w:hAnsi="ＭＳ 明朝"/>
          <w:szCs w:val="21"/>
        </w:rPr>
        <w:t xml:space="preserve">　　　■</w:t>
      </w:r>
      <w:r w:rsidR="00175EFB">
        <w:rPr>
          <w:rFonts w:hint="eastAsia" w:ascii="ＭＳ 明朝" w:hAnsi="ＭＳ 明朝"/>
          <w:szCs w:val="21"/>
        </w:rPr>
        <w:t>有</w:t>
      </w:r>
      <w:r w:rsidR="00490A3C">
        <w:rPr>
          <w:rFonts w:hint="eastAsia" w:ascii="ＭＳ 明朝" w:hAnsi="ＭＳ 明朝"/>
          <w:szCs w:val="21"/>
        </w:rPr>
        <w:t>（対応表の作成</w:t>
      </w:r>
      <w:r>
        <w:rPr>
          <w:rFonts w:hint="eastAsia" w:ascii="ＭＳ 明朝" w:hAnsi="ＭＳ 明朝"/>
          <w:szCs w:val="21"/>
        </w:rPr>
        <w:t xml:space="preserve">　■</w:t>
      </w:r>
      <w:r w:rsidR="00490A3C">
        <w:rPr>
          <w:rFonts w:hint="eastAsia" w:ascii="ＭＳ 明朝" w:hAnsi="ＭＳ 明朝"/>
          <w:szCs w:val="21"/>
        </w:rPr>
        <w:t>有　□無）</w:t>
      </w:r>
    </w:p>
    <w:p w:rsidR="00175EFB" w:rsidP="00103D14" w:rsidRDefault="00175EFB" w14:paraId="4CDDCB7C" w14:textId="7DD76143">
      <w:pPr>
        <w:rPr>
          <w:rFonts w:ascii="ＭＳ 明朝" w:hAnsi="ＭＳ 明朝"/>
          <w:szCs w:val="21"/>
        </w:rPr>
      </w:pPr>
      <w:r>
        <w:rPr>
          <w:rFonts w:hint="eastAsia" w:ascii="ＭＳ 明朝" w:hAnsi="ＭＳ 明朝"/>
          <w:szCs w:val="21"/>
        </w:rPr>
        <w:t xml:space="preserve">　　　□無（理由：　　　　　　　　　　　　　　　　　</w:t>
      </w:r>
      <w:r w:rsidR="000C619C">
        <w:rPr>
          <w:rFonts w:hint="eastAsia" w:ascii="ＭＳ 明朝" w:hAnsi="ＭＳ 明朝"/>
          <w:szCs w:val="21"/>
        </w:rPr>
        <w:t xml:space="preserve"> </w:t>
      </w:r>
      <w:r>
        <w:rPr>
          <w:rFonts w:hint="eastAsia" w:ascii="ＭＳ 明朝" w:hAnsi="ＭＳ 明朝"/>
          <w:szCs w:val="21"/>
        </w:rPr>
        <w:t xml:space="preserve">　　　　　　　　　　　）</w:t>
      </w:r>
    </w:p>
    <w:p w:rsidR="006B2633" w:rsidP="00103D14" w:rsidRDefault="00490A3C" w14:paraId="4E26FB95" w14:textId="77777777">
      <w:pPr>
        <w:rPr>
          <w:rFonts w:ascii="ＭＳ 明朝" w:hAnsi="ＭＳ 明朝"/>
          <w:szCs w:val="21"/>
        </w:rPr>
      </w:pPr>
      <w:r>
        <w:rPr>
          <w:rFonts w:hint="eastAsia" w:ascii="ＭＳ 明朝" w:hAnsi="ＭＳ 明朝"/>
          <w:szCs w:val="21"/>
        </w:rPr>
        <w:t xml:space="preserve">　</w:t>
      </w:r>
    </w:p>
    <w:p w:rsidR="000E76AC" w:rsidP="00ED32D1" w:rsidRDefault="000C619C" w14:paraId="52B14F6D" w14:textId="053D6D5B">
      <w:pPr>
        <w:ind w:firstLine="210" w:firstLineChars="100"/>
        <w:rPr>
          <w:rFonts w:ascii="ＭＳ 明朝" w:hAnsi="ＭＳ 明朝"/>
          <w:szCs w:val="21"/>
        </w:rPr>
      </w:pPr>
      <w:r>
        <w:rPr>
          <w:rFonts w:hint="eastAsia" w:ascii="ＭＳ 明朝" w:hAnsi="ＭＳ 明朝"/>
          <w:szCs w:val="21"/>
        </w:rPr>
        <w:t>(</w:t>
      </w:r>
      <w:r w:rsidR="0019223C">
        <w:rPr>
          <w:rFonts w:hint="eastAsia" w:ascii="ＭＳ 明朝" w:hAnsi="ＭＳ 明朝"/>
          <w:szCs w:val="21"/>
        </w:rPr>
        <w:t>4</w:t>
      </w:r>
      <w:r w:rsidRPr="00490A3C" w:rsidR="00490A3C">
        <w:rPr>
          <w:rFonts w:hint="eastAsia" w:ascii="ＭＳ 明朝" w:hAnsi="ＭＳ 明朝"/>
          <w:szCs w:val="21"/>
        </w:rPr>
        <w:t xml:space="preserve">) </w:t>
      </w:r>
      <w:r w:rsidR="00490A3C">
        <w:rPr>
          <w:rFonts w:hint="eastAsia" w:ascii="ＭＳ 明朝" w:hAnsi="ＭＳ 明朝"/>
          <w:szCs w:val="21"/>
        </w:rPr>
        <w:t>取得した研究データ等の</w:t>
      </w:r>
      <w:r w:rsidR="005B3FD8">
        <w:rPr>
          <w:rFonts w:hint="eastAsia" w:ascii="ＭＳ 明朝" w:hAnsi="ＭＳ 明朝"/>
          <w:szCs w:val="21"/>
        </w:rPr>
        <w:t>管理場所、管理責任者、管理方法</w:t>
      </w:r>
      <w:r w:rsidR="00EE0AE5">
        <w:rPr>
          <w:rFonts w:hint="eastAsia" w:ascii="ＭＳ 明朝" w:hAnsi="ＭＳ 明朝"/>
          <w:szCs w:val="21"/>
        </w:rPr>
        <w:t>、処分方法</w:t>
      </w:r>
    </w:p>
    <w:p w:rsidR="00060A45" w:rsidP="00103D14" w:rsidRDefault="005B3FD8" w14:paraId="191941B1" w14:textId="3505DB60">
      <w:pPr>
        <w:rPr>
          <w:rFonts w:ascii="ＭＳ 明朝" w:hAnsi="ＭＳ 明朝"/>
          <w:szCs w:val="21"/>
        </w:rPr>
      </w:pPr>
      <w:r>
        <w:rPr>
          <w:rFonts w:hint="eastAsia" w:ascii="ＭＳ 明朝" w:hAnsi="ＭＳ 明朝"/>
          <w:szCs w:val="21"/>
        </w:rPr>
        <w:t xml:space="preserve">　　　管理場所　：</w:t>
      </w:r>
      <w:r w:rsidR="00D14580">
        <w:rPr>
          <w:rFonts w:ascii="ＭＳ 明朝" w:hAnsi="ＭＳ 明朝"/>
          <w:szCs w:val="21"/>
        </w:rPr>
        <w:t>3G214</w:t>
      </w:r>
      <w:r w:rsidR="00060A45">
        <w:rPr>
          <w:rFonts w:hint="eastAsia" w:ascii="ＭＳ 明朝" w:hAnsi="ＭＳ 明朝"/>
          <w:szCs w:val="21"/>
        </w:rPr>
        <w:t>の鍵のかかる保管庫</w:t>
      </w:r>
    </w:p>
    <w:p w:rsidR="000E76AC" w:rsidP="00103D14" w:rsidRDefault="00490A3C" w14:paraId="127A6EFD" w14:textId="5FB60B3E">
      <w:pPr>
        <w:rPr>
          <w:rFonts w:ascii="ＭＳ 明朝" w:hAnsi="ＭＳ 明朝"/>
          <w:szCs w:val="21"/>
        </w:rPr>
      </w:pPr>
      <w:r>
        <w:rPr>
          <w:rFonts w:hint="eastAsia" w:ascii="ＭＳ 明朝" w:hAnsi="ＭＳ 明朝"/>
          <w:szCs w:val="21"/>
        </w:rPr>
        <w:t xml:space="preserve">　</w:t>
      </w:r>
      <w:r w:rsidR="005B3FD8">
        <w:rPr>
          <w:rFonts w:hint="eastAsia" w:ascii="ＭＳ 明朝" w:hAnsi="ＭＳ 明朝"/>
          <w:szCs w:val="21"/>
        </w:rPr>
        <w:t xml:space="preserve">　　管理責任者：</w:t>
      </w:r>
      <w:r w:rsidR="0040330A">
        <w:rPr>
          <w:rFonts w:ascii="ＭＳ 明朝" w:hAnsi="ＭＳ 明朝"/>
          <w:szCs w:val="21"/>
        </w:rPr>
        <w:t>PUENTES Sandra</w:t>
      </w:r>
    </w:p>
    <w:p w:rsidRPr="00490A3C" w:rsidR="005B3FD8" w:rsidP="00060A45" w:rsidRDefault="005B3FD8" w14:paraId="2C22504A" w14:textId="307D92D4">
      <w:pPr>
        <w:ind w:left="1890" w:hanging="1890" w:hangingChars="900"/>
        <w:rPr>
          <w:rFonts w:ascii="ＭＳ 明朝" w:hAnsi="ＭＳ 明朝"/>
          <w:szCs w:val="21"/>
        </w:rPr>
      </w:pPr>
      <w:r>
        <w:rPr>
          <w:rFonts w:hint="eastAsia" w:ascii="ＭＳ 明朝" w:hAnsi="ＭＳ 明朝"/>
          <w:szCs w:val="21"/>
        </w:rPr>
        <w:t xml:space="preserve">　　　管理方法　：</w:t>
      </w:r>
      <w:r w:rsidR="00060A45">
        <w:rPr>
          <w:rFonts w:hint="eastAsia" w:ascii="ＭＳ 明朝" w:hAnsi="ＭＳ 明朝"/>
          <w:szCs w:val="21"/>
        </w:rPr>
        <w:t>実験データはHDDにパスワード付きで保存し、HDDについても</w:t>
      </w:r>
      <w:r w:rsidR="00BD69AB">
        <w:rPr>
          <w:rFonts w:ascii="ＭＳ 明朝" w:hAnsi="ＭＳ 明朝"/>
          <w:szCs w:val="21"/>
        </w:rPr>
        <w:t>3G214</w:t>
      </w:r>
      <w:r w:rsidR="00060A45">
        <w:rPr>
          <w:rFonts w:hint="eastAsia" w:ascii="ＭＳ 明朝" w:hAnsi="ＭＳ 明朝"/>
          <w:szCs w:val="21"/>
        </w:rPr>
        <w:t>室内の鍵のかかる保管庫にて保存する。また、対応表についても</w:t>
      </w:r>
      <w:r w:rsidR="00A337F0">
        <w:rPr>
          <w:rFonts w:hint="eastAsia" w:ascii="ＭＳ 明朝" w:hAnsi="ＭＳ 明朝"/>
          <w:szCs w:val="21"/>
        </w:rPr>
        <w:t>実験データと異なるHDDに、異なるパスワード付きで管理し、</w:t>
      </w:r>
      <w:r w:rsidR="00044380">
        <w:rPr>
          <w:rFonts w:ascii="ＭＳ 明朝" w:hAnsi="ＭＳ 明朝"/>
          <w:szCs w:val="21"/>
        </w:rPr>
        <w:t>3G214</w:t>
      </w:r>
      <w:r w:rsidR="00A337F0">
        <w:rPr>
          <w:rFonts w:hint="eastAsia" w:ascii="ＭＳ 明朝" w:hAnsi="ＭＳ 明朝"/>
          <w:szCs w:val="21"/>
        </w:rPr>
        <w:t>室内の</w:t>
      </w:r>
      <w:r w:rsidR="00060A45">
        <w:rPr>
          <w:rFonts w:hint="eastAsia" w:ascii="ＭＳ 明朝" w:hAnsi="ＭＳ 明朝"/>
          <w:szCs w:val="21"/>
        </w:rPr>
        <w:t>鍵のかかる</w:t>
      </w:r>
      <w:r w:rsidR="00A337F0">
        <w:rPr>
          <w:rFonts w:hint="eastAsia" w:ascii="ＭＳ 明朝" w:hAnsi="ＭＳ 明朝"/>
          <w:szCs w:val="21"/>
        </w:rPr>
        <w:t>保管庫にて保存する。</w:t>
      </w:r>
    </w:p>
    <w:p w:rsidR="008B51B8" w:rsidP="00FD4E0E" w:rsidRDefault="005B3FD8" w14:paraId="43F09900" w14:textId="4C763195">
      <w:pPr>
        <w:ind w:left="1890" w:hanging="1890" w:hangingChars="900"/>
        <w:rPr>
          <w:rFonts w:ascii="ＭＳ 明朝" w:hAnsi="ＭＳ 明朝"/>
          <w:szCs w:val="21"/>
        </w:rPr>
      </w:pPr>
      <w:r>
        <w:rPr>
          <w:rFonts w:hint="eastAsia" w:ascii="ＭＳ 明朝" w:hAnsi="ＭＳ 明朝"/>
          <w:szCs w:val="21"/>
        </w:rPr>
        <w:t xml:space="preserve">　</w:t>
      </w:r>
      <w:r w:rsidR="00A337F0">
        <w:rPr>
          <w:rFonts w:hint="eastAsia" w:ascii="ＭＳ 明朝" w:hAnsi="ＭＳ 明朝"/>
          <w:szCs w:val="21"/>
        </w:rPr>
        <w:t xml:space="preserve">　　処分方法　：データを取り出すことのできないよう、</w:t>
      </w:r>
      <w:r w:rsidR="0019223C">
        <w:rPr>
          <w:rFonts w:hint="eastAsia" w:ascii="ＭＳ 明朝" w:hAnsi="ＭＳ 明朝"/>
          <w:szCs w:val="21"/>
        </w:rPr>
        <w:t>復元できない形で</w:t>
      </w:r>
      <w:r w:rsidR="00A337F0">
        <w:rPr>
          <w:rFonts w:hint="eastAsia" w:ascii="ＭＳ 明朝" w:hAnsi="ＭＳ 明朝"/>
          <w:szCs w:val="21"/>
        </w:rPr>
        <w:t>デジタルデータが入ったHDDの物理的破壊を行う。</w:t>
      </w:r>
    </w:p>
    <w:p w:rsidR="008B51B8" w:rsidP="00103D14" w:rsidRDefault="008B51B8" w14:paraId="7707BE7B" w14:textId="7F237196">
      <w:pPr>
        <w:rPr>
          <w:rFonts w:ascii="ＭＳ 明朝" w:hAnsi="ＭＳ 明朝"/>
          <w:szCs w:val="21"/>
        </w:rPr>
      </w:pPr>
    </w:p>
    <w:p w:rsidRPr="006272AD" w:rsidR="00120074" w:rsidP="003444A0" w:rsidRDefault="000C619C" w14:paraId="4DBBE77B" w14:textId="58F291EA">
      <w:pPr>
        <w:rPr>
          <w:rFonts w:ascii="ＭＳ 明朝" w:hAnsi="ＭＳ 明朝"/>
          <w:szCs w:val="21"/>
        </w:rPr>
      </w:pPr>
      <w:r>
        <w:rPr>
          <w:rFonts w:hint="eastAsia" w:ascii="ＭＳ 明朝" w:hAnsi="ＭＳ 明朝"/>
          <w:szCs w:val="21"/>
        </w:rPr>
        <w:t>１</w:t>
      </w:r>
      <w:r w:rsidR="00091E24">
        <w:rPr>
          <w:rFonts w:hint="eastAsia" w:ascii="ＭＳ 明朝" w:hAnsi="ＭＳ 明朝"/>
          <w:szCs w:val="21"/>
        </w:rPr>
        <w:t>１</w:t>
      </w:r>
      <w:r w:rsidRPr="006272AD" w:rsidR="006272AD">
        <w:rPr>
          <w:rFonts w:hint="eastAsia" w:ascii="ＭＳ 明朝" w:hAnsi="ＭＳ 明朝"/>
          <w:szCs w:val="21"/>
        </w:rPr>
        <w:t xml:space="preserve">　研究対象者を特定できる場合における研究データの開示</w:t>
      </w:r>
    </w:p>
    <w:p w:rsidRPr="006272AD" w:rsidR="006272AD" w:rsidP="006272AD" w:rsidRDefault="006272AD" w14:paraId="321652B4" w14:textId="77777777">
      <w:pPr>
        <w:rPr>
          <w:rFonts w:ascii="ＭＳ 明朝" w:hAnsi="ＭＳ 明朝"/>
          <w:szCs w:val="21"/>
        </w:rPr>
      </w:pPr>
      <w:r w:rsidRPr="006272AD">
        <w:rPr>
          <w:rFonts w:hint="eastAsia" w:ascii="ＭＳ 明朝" w:hAnsi="ＭＳ 明朝"/>
          <w:szCs w:val="21"/>
        </w:rPr>
        <w:t xml:space="preserve">　(1)本人への開示</w:t>
      </w:r>
    </w:p>
    <w:p w:rsidRPr="006272AD" w:rsidR="006272AD" w:rsidP="006272AD" w:rsidRDefault="00A337F0" w14:paraId="1D6FA21B" w14:textId="16F06982">
      <w:pPr>
        <w:rPr>
          <w:rFonts w:ascii="ＭＳ 明朝" w:hAnsi="ＭＳ 明朝"/>
          <w:szCs w:val="21"/>
        </w:rPr>
      </w:pPr>
      <w:r>
        <w:rPr>
          <w:rFonts w:hint="eastAsia" w:ascii="ＭＳ 明朝" w:hAnsi="ＭＳ 明朝"/>
          <w:szCs w:val="21"/>
        </w:rPr>
        <w:t xml:space="preserve">　　　■</w:t>
      </w:r>
      <w:r w:rsidRPr="006272AD" w:rsidR="006272AD">
        <w:rPr>
          <w:rFonts w:hint="eastAsia" w:ascii="ＭＳ 明朝" w:hAnsi="ＭＳ 明朝"/>
          <w:szCs w:val="21"/>
        </w:rPr>
        <w:t xml:space="preserve">希望があれば、対象者本人が提供した研究データを本人に開示する　</w:t>
      </w:r>
    </w:p>
    <w:p w:rsidRPr="006272AD" w:rsidR="006272AD" w:rsidP="006272AD" w:rsidRDefault="006272AD" w14:paraId="5EAA9533" w14:textId="77777777">
      <w:pPr>
        <w:rPr>
          <w:rFonts w:ascii="ＭＳ 明朝" w:hAnsi="ＭＳ 明朝"/>
          <w:szCs w:val="21"/>
        </w:rPr>
      </w:pPr>
      <w:r w:rsidRPr="006272AD">
        <w:rPr>
          <w:rFonts w:hint="eastAsia" w:ascii="ＭＳ 明朝" w:hAnsi="ＭＳ 明朝"/>
          <w:szCs w:val="21"/>
        </w:rPr>
        <w:t xml:space="preserve">　　　□希望しても、研究データを本人に開示しない</w:t>
      </w:r>
    </w:p>
    <w:p w:rsidRPr="006272AD" w:rsidR="006272AD" w:rsidP="00F426BC" w:rsidRDefault="006272AD" w14:paraId="512AAE3D" w14:textId="23C9126E">
      <w:pPr>
        <w:ind w:firstLine="630" w:firstLineChars="300"/>
        <w:rPr>
          <w:rFonts w:ascii="ＭＳ 明朝" w:hAnsi="ＭＳ 明朝"/>
          <w:szCs w:val="21"/>
        </w:rPr>
      </w:pPr>
      <w:r w:rsidRPr="006272AD">
        <w:rPr>
          <w:rFonts w:hint="eastAsia" w:ascii="ＭＳ 明朝" w:hAnsi="ＭＳ 明朝"/>
          <w:szCs w:val="21"/>
        </w:rPr>
        <w:t xml:space="preserve">（理由：　　　　　　　　　　　　　　　</w:t>
      </w:r>
      <w:r w:rsidR="00307224">
        <w:rPr>
          <w:rFonts w:hint="eastAsia" w:ascii="ＭＳ 明朝" w:hAnsi="ＭＳ 明朝"/>
          <w:szCs w:val="21"/>
        </w:rPr>
        <w:t xml:space="preserve">                            </w:t>
      </w:r>
      <w:r w:rsidRPr="006272AD">
        <w:rPr>
          <w:rFonts w:hint="eastAsia" w:ascii="ＭＳ 明朝" w:hAnsi="ＭＳ 明朝"/>
          <w:szCs w:val="21"/>
        </w:rPr>
        <w:t xml:space="preserve">　）</w:t>
      </w:r>
    </w:p>
    <w:p w:rsidR="006B2633" w:rsidP="006272AD" w:rsidRDefault="006B2633" w14:paraId="1AE45224" w14:textId="77777777">
      <w:pPr>
        <w:rPr>
          <w:rFonts w:ascii="ＭＳ 明朝" w:hAnsi="ＭＳ 明朝"/>
          <w:szCs w:val="21"/>
        </w:rPr>
      </w:pPr>
    </w:p>
    <w:p w:rsidRPr="006272AD" w:rsidR="006272AD" w:rsidP="006B2633" w:rsidRDefault="006272AD" w14:paraId="6D6B411C" w14:textId="47A6C7B5">
      <w:pPr>
        <w:ind w:firstLine="210" w:firstLineChars="100"/>
        <w:rPr>
          <w:rFonts w:ascii="ＭＳ 明朝" w:hAnsi="ＭＳ 明朝"/>
          <w:szCs w:val="21"/>
        </w:rPr>
      </w:pPr>
      <w:r w:rsidRPr="006272AD">
        <w:rPr>
          <w:rFonts w:hint="eastAsia" w:ascii="ＭＳ 明朝" w:hAnsi="ＭＳ 明朝"/>
          <w:szCs w:val="21"/>
        </w:rPr>
        <w:t>(2)代諾者【代理人】への開示</w:t>
      </w:r>
    </w:p>
    <w:p w:rsidRPr="006272AD" w:rsidR="006272AD" w:rsidP="006272AD" w:rsidRDefault="006272AD" w14:paraId="46ADBF0A" w14:textId="77777777">
      <w:pPr>
        <w:rPr>
          <w:rFonts w:ascii="ＭＳ 明朝" w:hAnsi="ＭＳ 明朝"/>
          <w:szCs w:val="21"/>
        </w:rPr>
      </w:pPr>
      <w:r w:rsidRPr="006272AD">
        <w:rPr>
          <w:rFonts w:hint="eastAsia" w:ascii="ＭＳ 明朝" w:hAnsi="ＭＳ 明朝"/>
          <w:szCs w:val="21"/>
        </w:rPr>
        <w:t xml:space="preserve">　　　□希望があれば、本人の研究データを代諾者【代理人】に開示する</w:t>
      </w:r>
    </w:p>
    <w:p w:rsidRPr="006272AD" w:rsidR="006272AD" w:rsidP="006272AD" w:rsidRDefault="006272AD" w14:paraId="1286C3D1" w14:textId="77777777">
      <w:pPr>
        <w:rPr>
          <w:rFonts w:ascii="ＭＳ 明朝" w:hAnsi="ＭＳ 明朝"/>
          <w:szCs w:val="21"/>
        </w:rPr>
      </w:pPr>
      <w:r w:rsidRPr="006272AD">
        <w:rPr>
          <w:rFonts w:hint="eastAsia" w:ascii="ＭＳ 明朝" w:hAnsi="ＭＳ 明朝"/>
          <w:szCs w:val="21"/>
        </w:rPr>
        <w:t xml:space="preserve">　　　□希望しても、本人の研究データを代諾者【代理人】に開示しない</w:t>
      </w:r>
    </w:p>
    <w:p w:rsidRPr="006272AD" w:rsidR="00B73DEC" w:rsidP="006272AD" w:rsidRDefault="006272AD" w14:paraId="12299F15" w14:textId="6169758B">
      <w:pPr>
        <w:rPr>
          <w:rFonts w:ascii="ＭＳ 明朝" w:hAnsi="ＭＳ 明朝"/>
          <w:szCs w:val="21"/>
        </w:rPr>
      </w:pPr>
      <w:r w:rsidRPr="006272AD">
        <w:rPr>
          <w:rFonts w:hint="eastAsia" w:ascii="ＭＳ 明朝" w:hAnsi="ＭＳ 明朝"/>
          <w:szCs w:val="21"/>
        </w:rPr>
        <w:t xml:space="preserve">　　</w:t>
      </w:r>
      <w:r w:rsidR="00307224">
        <w:rPr>
          <w:rFonts w:hint="eastAsia" w:ascii="ＭＳ 明朝" w:hAnsi="ＭＳ 明朝"/>
          <w:szCs w:val="21"/>
        </w:rPr>
        <w:t xml:space="preserve"> </w:t>
      </w:r>
      <w:r w:rsidR="000C619C">
        <w:rPr>
          <w:rFonts w:hint="eastAsia" w:ascii="ＭＳ 明朝" w:hAnsi="ＭＳ 明朝"/>
          <w:szCs w:val="21"/>
        </w:rPr>
        <w:t xml:space="preserve"> </w:t>
      </w:r>
      <w:r w:rsidRPr="006272AD">
        <w:rPr>
          <w:rFonts w:hint="eastAsia" w:ascii="ＭＳ 明朝" w:hAnsi="ＭＳ 明朝"/>
          <w:szCs w:val="21"/>
        </w:rPr>
        <w:t>（理由：</w:t>
      </w:r>
      <w:r w:rsidR="00307224">
        <w:rPr>
          <w:rFonts w:hint="eastAsia" w:ascii="ＭＳ 明朝" w:hAnsi="ＭＳ 明朝"/>
          <w:szCs w:val="21"/>
        </w:rPr>
        <w:t xml:space="preserve">                            </w:t>
      </w:r>
      <w:r w:rsidRPr="006272AD">
        <w:rPr>
          <w:rFonts w:hint="eastAsia" w:ascii="ＭＳ 明朝" w:hAnsi="ＭＳ 明朝"/>
          <w:szCs w:val="21"/>
        </w:rPr>
        <w:t xml:space="preserve">　　　　　　　　　　　　　　　　）</w:t>
      </w:r>
    </w:p>
    <w:p w:rsidR="006B2633" w:rsidP="006272AD" w:rsidRDefault="006B2633" w14:paraId="4FDB9C86" w14:textId="77777777">
      <w:pPr>
        <w:rPr>
          <w:rFonts w:ascii="ＭＳ 明朝" w:hAnsi="ＭＳ 明朝"/>
          <w:szCs w:val="21"/>
        </w:rPr>
      </w:pPr>
    </w:p>
    <w:p w:rsidRPr="006272AD" w:rsidR="006272AD" w:rsidP="006272AD" w:rsidRDefault="000C619C" w14:paraId="3CFF25D6" w14:textId="4BC7ECFE">
      <w:pPr>
        <w:rPr>
          <w:rFonts w:ascii="ＭＳ 明朝" w:hAnsi="ＭＳ 明朝"/>
          <w:szCs w:val="21"/>
        </w:rPr>
      </w:pPr>
      <w:r>
        <w:rPr>
          <w:rFonts w:hint="eastAsia" w:ascii="ＭＳ 明朝" w:hAnsi="ＭＳ 明朝"/>
          <w:szCs w:val="21"/>
        </w:rPr>
        <w:t>１</w:t>
      </w:r>
      <w:r w:rsidR="00091E24">
        <w:rPr>
          <w:rFonts w:hint="eastAsia" w:ascii="ＭＳ 明朝" w:hAnsi="ＭＳ 明朝"/>
          <w:szCs w:val="21"/>
        </w:rPr>
        <w:t>２</w:t>
      </w:r>
      <w:r w:rsidRPr="006272AD" w:rsidR="006272AD">
        <w:rPr>
          <w:rFonts w:hint="eastAsia" w:ascii="ＭＳ 明朝" w:hAnsi="ＭＳ 明朝"/>
          <w:szCs w:val="21"/>
        </w:rPr>
        <w:t xml:space="preserve">　研究成果の公開</w:t>
      </w:r>
    </w:p>
    <w:p w:rsidRPr="006272AD" w:rsidR="006272AD" w:rsidP="006272AD" w:rsidRDefault="006272AD" w14:paraId="235B4EA6" w14:textId="77777777">
      <w:pPr>
        <w:rPr>
          <w:rFonts w:ascii="ＭＳ 明朝" w:hAnsi="ＭＳ 明朝"/>
          <w:szCs w:val="21"/>
        </w:rPr>
      </w:pPr>
      <w:r w:rsidRPr="006272AD">
        <w:rPr>
          <w:rFonts w:hint="eastAsia" w:ascii="ＭＳ 明朝" w:hAnsi="ＭＳ 明朝"/>
          <w:szCs w:val="21"/>
        </w:rPr>
        <w:t xml:space="preserve">　(1) 公開の有無と公開の方法</w:t>
      </w:r>
    </w:p>
    <w:p w:rsidRPr="006272AD" w:rsidR="006272AD" w:rsidP="006272AD" w:rsidRDefault="00A337F0" w14:paraId="00E4E9DC" w14:textId="6BE5BDA9">
      <w:pPr>
        <w:rPr>
          <w:rFonts w:ascii="ＭＳ 明朝" w:hAnsi="ＭＳ 明朝"/>
          <w:szCs w:val="21"/>
        </w:rPr>
      </w:pPr>
      <w:r>
        <w:rPr>
          <w:rFonts w:hint="eastAsia" w:ascii="ＭＳ 明朝" w:hAnsi="ＭＳ 明朝"/>
          <w:szCs w:val="21"/>
        </w:rPr>
        <w:t xml:space="preserve">　　　■</w:t>
      </w:r>
      <w:r w:rsidRPr="006272AD" w:rsidR="006272AD">
        <w:rPr>
          <w:rFonts w:hint="eastAsia" w:ascii="ＭＳ 明朝" w:hAnsi="ＭＳ 明朝"/>
          <w:szCs w:val="21"/>
        </w:rPr>
        <w:t>研究成果を公開する（論文発表、学会発表、インターネット掲載などを含む）</w:t>
      </w:r>
    </w:p>
    <w:p w:rsidRPr="006272AD" w:rsidR="006272AD" w:rsidP="006272AD" w:rsidRDefault="006272AD" w14:paraId="68EC4F32" w14:textId="1D256EDD">
      <w:pPr>
        <w:rPr>
          <w:rFonts w:ascii="ＭＳ 明朝" w:hAnsi="ＭＳ 明朝"/>
          <w:szCs w:val="21"/>
        </w:rPr>
      </w:pPr>
      <w:r w:rsidRPr="006272AD">
        <w:rPr>
          <w:rFonts w:hint="eastAsia" w:ascii="ＭＳ 明朝" w:hAnsi="ＭＳ 明朝"/>
          <w:szCs w:val="21"/>
        </w:rPr>
        <w:t xml:space="preserve">　　　　□その他（　</w:t>
      </w:r>
      <w:r w:rsidR="00474F6B">
        <w:rPr>
          <w:rFonts w:hint="eastAsia" w:ascii="ＭＳ 明朝" w:hAnsi="ＭＳ 明朝"/>
          <w:szCs w:val="21"/>
        </w:rPr>
        <w:t xml:space="preserve"> </w:t>
      </w:r>
      <w:r w:rsidRPr="006272AD">
        <w:rPr>
          <w:rFonts w:hint="eastAsia" w:ascii="ＭＳ 明朝" w:hAnsi="ＭＳ 明朝"/>
          <w:szCs w:val="21"/>
        </w:rPr>
        <w:t xml:space="preserve">　</w:t>
      </w:r>
      <w:r w:rsidR="00307224">
        <w:rPr>
          <w:rFonts w:hint="eastAsia" w:ascii="ＭＳ 明朝" w:hAnsi="ＭＳ 明朝"/>
          <w:szCs w:val="21"/>
        </w:rPr>
        <w:t xml:space="preserve">      </w:t>
      </w:r>
      <w:r w:rsidR="00474F6B">
        <w:rPr>
          <w:rFonts w:hint="eastAsia" w:ascii="ＭＳ 明朝" w:hAnsi="ＭＳ 明朝"/>
          <w:szCs w:val="21"/>
        </w:rPr>
        <w:t xml:space="preserve">　</w:t>
      </w:r>
      <w:r w:rsidR="00307224">
        <w:rPr>
          <w:rFonts w:hint="eastAsia" w:ascii="ＭＳ 明朝" w:hAnsi="ＭＳ 明朝"/>
          <w:szCs w:val="21"/>
        </w:rPr>
        <w:t xml:space="preserve">                                       </w:t>
      </w:r>
      <w:r w:rsidRPr="006272AD">
        <w:rPr>
          <w:rFonts w:hint="eastAsia" w:ascii="ＭＳ 明朝" w:hAnsi="ＭＳ 明朝"/>
          <w:szCs w:val="21"/>
        </w:rPr>
        <w:t xml:space="preserve">　</w:t>
      </w:r>
      <w:r w:rsidR="00307224">
        <w:rPr>
          <w:rFonts w:hint="eastAsia" w:ascii="ＭＳ 明朝" w:hAnsi="ＭＳ 明朝"/>
          <w:szCs w:val="21"/>
        </w:rPr>
        <w:t xml:space="preserve"> </w:t>
      </w:r>
      <w:r w:rsidRPr="006272AD">
        <w:rPr>
          <w:rFonts w:hint="eastAsia" w:ascii="ＭＳ 明朝" w:hAnsi="ＭＳ 明朝"/>
          <w:szCs w:val="21"/>
        </w:rPr>
        <w:t>）</w:t>
      </w:r>
    </w:p>
    <w:p w:rsidRPr="006272AD" w:rsidR="006272AD" w:rsidP="006272AD" w:rsidRDefault="006272AD" w14:paraId="4CA72CCC" w14:textId="77777777">
      <w:pPr>
        <w:rPr>
          <w:rFonts w:ascii="ＭＳ 明朝" w:hAnsi="ＭＳ 明朝"/>
          <w:szCs w:val="21"/>
        </w:rPr>
      </w:pPr>
      <w:r w:rsidRPr="006272AD">
        <w:rPr>
          <w:rFonts w:hint="eastAsia" w:ascii="ＭＳ 明朝" w:hAnsi="ＭＳ 明朝"/>
          <w:szCs w:val="21"/>
        </w:rPr>
        <w:t xml:space="preserve">　    □研究成果を公開しない</w:t>
      </w:r>
    </w:p>
    <w:p w:rsidRPr="006272AD" w:rsidR="006272AD" w:rsidP="006272AD" w:rsidRDefault="006272AD" w14:paraId="446E682C" w14:textId="7DFBED93">
      <w:pPr>
        <w:rPr>
          <w:rFonts w:ascii="ＭＳ 明朝" w:hAnsi="ＭＳ 明朝"/>
          <w:szCs w:val="21"/>
        </w:rPr>
      </w:pPr>
      <w:r w:rsidRPr="006272AD">
        <w:rPr>
          <w:rFonts w:hint="eastAsia" w:ascii="ＭＳ 明朝" w:hAnsi="ＭＳ 明朝"/>
          <w:szCs w:val="21"/>
        </w:rPr>
        <w:t xml:space="preserve">　　　　（理由：　　　　　　　　　</w:t>
      </w:r>
      <w:r w:rsidR="00307224">
        <w:rPr>
          <w:rFonts w:hint="eastAsia" w:ascii="ＭＳ 明朝" w:hAnsi="ＭＳ 明朝"/>
          <w:szCs w:val="21"/>
        </w:rPr>
        <w:t xml:space="preserve">                         </w:t>
      </w:r>
      <w:r w:rsidRPr="006272AD">
        <w:rPr>
          <w:rFonts w:hint="eastAsia" w:ascii="ＭＳ 明朝" w:hAnsi="ＭＳ 明朝"/>
          <w:szCs w:val="21"/>
        </w:rPr>
        <w:t xml:space="preserve">　　　　　　　）</w:t>
      </w:r>
    </w:p>
    <w:p w:rsidR="006B2633" w:rsidP="006272AD" w:rsidRDefault="006272AD" w14:paraId="12133CDB" w14:textId="77777777">
      <w:pPr>
        <w:rPr>
          <w:rFonts w:ascii="ＭＳ 明朝" w:hAnsi="ＭＳ 明朝"/>
          <w:szCs w:val="21"/>
        </w:rPr>
      </w:pPr>
      <w:r w:rsidRPr="006272AD">
        <w:rPr>
          <w:rFonts w:hint="eastAsia" w:ascii="ＭＳ 明朝" w:hAnsi="ＭＳ 明朝"/>
          <w:szCs w:val="21"/>
        </w:rPr>
        <w:t xml:space="preserve">　</w:t>
      </w:r>
    </w:p>
    <w:p w:rsidRPr="006272AD" w:rsidR="006272AD" w:rsidP="006B2633" w:rsidRDefault="006272AD" w14:paraId="5A9F468F" w14:textId="3710943A">
      <w:pPr>
        <w:ind w:firstLine="210" w:firstLineChars="100"/>
        <w:rPr>
          <w:rFonts w:ascii="ＭＳ 明朝" w:hAnsi="ＭＳ 明朝"/>
          <w:szCs w:val="21"/>
        </w:rPr>
      </w:pPr>
      <w:r w:rsidRPr="006272AD">
        <w:rPr>
          <w:rFonts w:hint="eastAsia" w:ascii="ＭＳ 明朝" w:hAnsi="ＭＳ 明朝"/>
          <w:szCs w:val="21"/>
        </w:rPr>
        <w:t>(2) 研究データ等</w:t>
      </w:r>
    </w:p>
    <w:p w:rsidRPr="006272AD" w:rsidR="006272AD" w:rsidP="006272AD" w:rsidRDefault="00A337F0" w14:paraId="2B62CF57" w14:textId="457AD272">
      <w:pPr>
        <w:rPr>
          <w:rFonts w:ascii="ＭＳ 明朝" w:hAnsi="ＭＳ 明朝"/>
          <w:szCs w:val="21"/>
        </w:rPr>
      </w:pPr>
      <w:r>
        <w:rPr>
          <w:rFonts w:hint="eastAsia" w:ascii="ＭＳ 明朝" w:hAnsi="ＭＳ 明朝"/>
          <w:szCs w:val="21"/>
        </w:rPr>
        <w:lastRenderedPageBreak/>
        <w:t xml:space="preserve">　　　■</w:t>
      </w:r>
      <w:r w:rsidRPr="006272AD" w:rsidR="006272AD">
        <w:rPr>
          <w:rFonts w:hint="eastAsia" w:ascii="ＭＳ 明朝" w:hAnsi="ＭＳ 明朝"/>
          <w:szCs w:val="21"/>
        </w:rPr>
        <w:t>研究成果公開の際、研究対象者を特定できる研究データを開示しない</w:t>
      </w:r>
    </w:p>
    <w:p w:rsidRPr="006272AD" w:rsidR="006272AD" w:rsidP="006272AD" w:rsidRDefault="006272AD" w14:paraId="08B90BF5" w14:textId="74E3E595">
      <w:pPr>
        <w:rPr>
          <w:rFonts w:ascii="ＭＳ 明朝" w:hAnsi="ＭＳ 明朝"/>
          <w:szCs w:val="21"/>
        </w:rPr>
      </w:pPr>
      <w:r w:rsidRPr="006272AD">
        <w:rPr>
          <w:rFonts w:hint="eastAsia" w:ascii="ＭＳ 明朝" w:hAnsi="ＭＳ 明朝"/>
          <w:szCs w:val="21"/>
        </w:rPr>
        <w:t xml:space="preserve">　　　□研究成果公開の際、研究対象者を特定できる研究データ等を開示する</w:t>
      </w:r>
    </w:p>
    <w:p w:rsidRPr="006272AD" w:rsidR="006272AD" w:rsidP="006272AD" w:rsidRDefault="006272AD" w14:paraId="3E0C7731" w14:textId="719695BB">
      <w:pPr>
        <w:rPr>
          <w:rFonts w:ascii="ＭＳ 明朝" w:hAnsi="ＭＳ 明朝"/>
          <w:szCs w:val="21"/>
        </w:rPr>
      </w:pPr>
      <w:r w:rsidRPr="006272AD">
        <w:rPr>
          <w:rFonts w:hint="eastAsia" w:ascii="ＭＳ 明朝" w:hAnsi="ＭＳ 明朝"/>
          <w:szCs w:val="21"/>
        </w:rPr>
        <w:t xml:space="preserve">　　　（研究対象者を特定できるようにする理由：　　　　　　　　　　　　　　　）</w:t>
      </w:r>
    </w:p>
    <w:p w:rsidR="006272AD" w:rsidP="006272AD" w:rsidRDefault="006272AD" w14:paraId="7F456DAF" w14:textId="02609B64">
      <w:pPr>
        <w:rPr>
          <w:rFonts w:ascii="ＭＳ 明朝" w:hAnsi="ＭＳ 明朝"/>
          <w:szCs w:val="21"/>
        </w:rPr>
      </w:pPr>
      <w:r w:rsidRPr="006272AD">
        <w:rPr>
          <w:rFonts w:hint="eastAsia" w:ascii="ＭＳ 明朝" w:hAnsi="ＭＳ 明朝"/>
          <w:szCs w:val="21"/>
        </w:rPr>
        <w:t xml:space="preserve">　　　　□研究対象者の同意あり</w:t>
      </w:r>
    </w:p>
    <w:p w:rsidRPr="006272AD" w:rsidR="00133EBE" w:rsidP="006272AD" w:rsidRDefault="00133EBE" w14:paraId="59E25AE1" w14:textId="7AAA5652">
      <w:pPr>
        <w:rPr>
          <w:rFonts w:ascii="ＭＳ 明朝" w:hAnsi="ＭＳ 明朝"/>
          <w:szCs w:val="21"/>
        </w:rPr>
      </w:pPr>
    </w:p>
    <w:p w:rsidRPr="006272AD" w:rsidR="006272AD" w:rsidP="006272AD" w:rsidRDefault="006272AD" w14:paraId="4EC1B81C" w14:textId="6E031DDD">
      <w:pPr>
        <w:rPr>
          <w:rFonts w:ascii="ＭＳ 明朝" w:hAnsi="ＭＳ 明朝"/>
          <w:szCs w:val="21"/>
        </w:rPr>
      </w:pPr>
      <w:r>
        <w:rPr>
          <w:rFonts w:hint="eastAsia" w:ascii="ＭＳ 明朝" w:hAnsi="ＭＳ 明朝"/>
          <w:szCs w:val="21"/>
        </w:rPr>
        <w:t>１３</w:t>
      </w:r>
      <w:r w:rsidRPr="006272AD">
        <w:rPr>
          <w:rFonts w:hint="eastAsia" w:ascii="ＭＳ 明朝" w:hAnsi="ＭＳ 明朝"/>
          <w:szCs w:val="21"/>
        </w:rPr>
        <w:t xml:space="preserve">　添付書類（添付されているものにチェックをいれること）　　</w:t>
      </w:r>
    </w:p>
    <w:p w:rsidRPr="006272AD" w:rsidR="006272AD" w:rsidP="006272AD" w:rsidRDefault="006272AD" w14:paraId="78C0DDA4" w14:textId="520701FA">
      <w:pPr>
        <w:rPr>
          <w:rFonts w:ascii="ＭＳ 明朝" w:hAnsi="ＭＳ 明朝"/>
          <w:szCs w:val="21"/>
        </w:rPr>
      </w:pPr>
      <w:r w:rsidRPr="006272AD">
        <w:rPr>
          <w:rFonts w:hint="eastAsia" w:ascii="ＭＳ 明朝" w:hAnsi="ＭＳ 明朝"/>
          <w:szCs w:val="21"/>
        </w:rPr>
        <w:t xml:space="preserve">　　</w:t>
      </w:r>
      <w:r>
        <w:rPr>
          <w:rFonts w:hint="eastAsia" w:ascii="ＭＳ 明朝" w:hAnsi="ＭＳ 明朝"/>
          <w:szCs w:val="21"/>
        </w:rPr>
        <w:t xml:space="preserve">　</w:t>
      </w:r>
      <w:r w:rsidR="00B81B1C">
        <w:rPr>
          <w:rFonts w:hint="eastAsia" w:ascii="ＭＳ 明朝" w:hAnsi="ＭＳ 明朝"/>
          <w:szCs w:val="21"/>
        </w:rPr>
        <w:t>■</w:t>
      </w:r>
      <w:r w:rsidRPr="006272AD">
        <w:rPr>
          <w:rFonts w:hint="eastAsia" w:ascii="ＭＳ 明朝" w:hAnsi="ＭＳ 明朝"/>
          <w:szCs w:val="21"/>
        </w:rPr>
        <w:t>利益相反自己申告書</w:t>
      </w:r>
    </w:p>
    <w:p w:rsidRPr="006272AD" w:rsidR="006272AD" w:rsidP="00F426BC" w:rsidRDefault="00A337F0" w14:paraId="1A03C3C2" w14:textId="7242330F">
      <w:pPr>
        <w:ind w:firstLine="630" w:firstLineChars="300"/>
        <w:rPr>
          <w:rFonts w:ascii="ＭＳ 明朝" w:hAnsi="ＭＳ 明朝"/>
          <w:szCs w:val="21"/>
        </w:rPr>
      </w:pPr>
      <w:r>
        <w:rPr>
          <w:rFonts w:hint="eastAsia" w:ascii="ＭＳ 明朝" w:hAnsi="ＭＳ 明朝"/>
          <w:szCs w:val="21"/>
        </w:rPr>
        <w:t>■</w:t>
      </w:r>
      <w:r w:rsidRPr="006272AD" w:rsidR="006272AD">
        <w:rPr>
          <w:rFonts w:hint="eastAsia" w:ascii="ＭＳ 明朝" w:hAnsi="ＭＳ 明朝"/>
          <w:szCs w:val="21"/>
        </w:rPr>
        <w:t>実施計画書</w:t>
      </w:r>
      <w:r w:rsidR="00DE6AAD">
        <w:rPr>
          <w:rFonts w:hint="eastAsia" w:ascii="ＭＳ 明朝" w:hAnsi="ＭＳ 明朝"/>
          <w:szCs w:val="21"/>
        </w:rPr>
        <w:t>（様式任意）</w:t>
      </w:r>
    </w:p>
    <w:p w:rsidRPr="006272AD" w:rsidR="006272AD" w:rsidP="00F426BC" w:rsidRDefault="00A337F0" w14:paraId="1D79A19A" w14:textId="35EBBC82">
      <w:pPr>
        <w:ind w:firstLine="630" w:firstLineChars="300"/>
        <w:rPr>
          <w:rFonts w:ascii="ＭＳ 明朝" w:hAnsi="ＭＳ 明朝"/>
          <w:szCs w:val="21"/>
        </w:rPr>
      </w:pPr>
      <w:r>
        <w:rPr>
          <w:rFonts w:hint="eastAsia" w:ascii="ＭＳ 明朝" w:hAnsi="ＭＳ 明朝"/>
          <w:szCs w:val="21"/>
        </w:rPr>
        <w:t>■</w:t>
      </w:r>
      <w:r w:rsidRPr="006272AD" w:rsidR="006272AD">
        <w:rPr>
          <w:rFonts w:hint="eastAsia" w:ascii="ＭＳ 明朝" w:hAnsi="ＭＳ 明朝"/>
          <w:szCs w:val="21"/>
        </w:rPr>
        <w:t>研究対象者あるいは代諾者への研究概要、同意書等の説明文書</w:t>
      </w:r>
    </w:p>
    <w:p w:rsidRPr="006272AD" w:rsidR="006272AD" w:rsidP="00F426BC" w:rsidRDefault="00A337F0" w14:paraId="5E39464B" w14:textId="5451205C">
      <w:pPr>
        <w:ind w:firstLine="630" w:firstLineChars="300"/>
        <w:rPr>
          <w:rFonts w:ascii="ＭＳ 明朝" w:hAnsi="ＭＳ 明朝"/>
          <w:szCs w:val="21"/>
        </w:rPr>
      </w:pPr>
      <w:r>
        <w:rPr>
          <w:rFonts w:hint="eastAsia" w:ascii="ＭＳ 明朝" w:hAnsi="ＭＳ 明朝"/>
          <w:szCs w:val="21"/>
        </w:rPr>
        <w:t>■</w:t>
      </w:r>
      <w:r w:rsidRPr="006272AD" w:rsidR="006272AD">
        <w:rPr>
          <w:rFonts w:hint="eastAsia" w:ascii="ＭＳ 明朝" w:hAnsi="ＭＳ 明朝"/>
          <w:szCs w:val="21"/>
        </w:rPr>
        <w:t>研究対象者あるいは代諾者の同意書および同意撤回書</w:t>
      </w:r>
    </w:p>
    <w:p w:rsidRPr="006272AD" w:rsidR="006272AD" w:rsidP="00F426BC" w:rsidRDefault="00086812" w14:paraId="564A91AC" w14:textId="58645106">
      <w:pPr>
        <w:ind w:firstLine="630" w:firstLineChars="300"/>
        <w:rPr>
          <w:rFonts w:ascii="ＭＳ 明朝" w:hAnsi="ＭＳ 明朝"/>
          <w:szCs w:val="21"/>
        </w:rPr>
      </w:pPr>
      <w:r w:rsidRPr="006272AD">
        <w:rPr>
          <w:rFonts w:hint="eastAsia" w:ascii="ＭＳ 明朝" w:hAnsi="ＭＳ 明朝"/>
          <w:szCs w:val="21"/>
        </w:rPr>
        <w:t>□</w:t>
      </w:r>
      <w:r w:rsidRPr="006272AD" w:rsidR="006272AD">
        <w:rPr>
          <w:rFonts w:hint="eastAsia" w:ascii="ＭＳ 明朝" w:hAnsi="ＭＳ 明朝"/>
          <w:szCs w:val="21"/>
        </w:rPr>
        <w:t>研究対象者のビデオ画像の公開についての承諾書・承諾変更書</w:t>
      </w:r>
    </w:p>
    <w:p w:rsidRPr="006272AD" w:rsidR="006272AD" w:rsidP="00F426BC" w:rsidRDefault="005107CC" w14:paraId="05C358F1" w14:textId="6FEAC532">
      <w:pPr>
        <w:ind w:left="840" w:leftChars="300" w:hanging="210" w:hangingChars="100"/>
        <w:rPr>
          <w:rFonts w:ascii="ＭＳ 明朝" w:hAnsi="ＭＳ 明朝"/>
          <w:szCs w:val="21"/>
        </w:rPr>
      </w:pPr>
      <w:r w:rsidRPr="006272AD">
        <w:rPr>
          <w:rFonts w:hint="eastAsia" w:ascii="ＭＳ 明朝" w:hAnsi="ＭＳ 明朝"/>
          <w:szCs w:val="21"/>
        </w:rPr>
        <w:t>□</w:t>
      </w:r>
      <w:r w:rsidRPr="006272AD" w:rsidR="006272AD">
        <w:rPr>
          <w:rFonts w:hint="eastAsia" w:ascii="ＭＳ 明朝" w:hAnsi="ＭＳ 明朝"/>
          <w:szCs w:val="21"/>
        </w:rPr>
        <w:t>研究代表施設における倫理委員会承認書のコピー（多施設共同研究であり､筑波大学以外の施設が代表施設の場合のみ）</w:t>
      </w:r>
    </w:p>
    <w:p w:rsidRPr="006272AD" w:rsidR="006272AD" w:rsidP="00F426BC" w:rsidRDefault="006272AD" w14:paraId="3237C6C8" w14:textId="20E1F2BF">
      <w:pPr>
        <w:ind w:left="840" w:hanging="840" w:hangingChars="400"/>
        <w:rPr>
          <w:rFonts w:ascii="ＭＳ 明朝" w:hAnsi="ＭＳ 明朝"/>
          <w:szCs w:val="21"/>
        </w:rPr>
      </w:pPr>
      <w:r w:rsidRPr="006272AD">
        <w:rPr>
          <w:rFonts w:hint="eastAsia" w:ascii="ＭＳ 明朝" w:hAnsi="ＭＳ 明朝"/>
          <w:szCs w:val="21"/>
        </w:rPr>
        <w:t xml:space="preserve">　　</w:t>
      </w:r>
      <w:r>
        <w:rPr>
          <w:rFonts w:hint="eastAsia" w:ascii="ＭＳ 明朝" w:hAnsi="ＭＳ 明朝"/>
          <w:szCs w:val="21"/>
        </w:rPr>
        <w:t xml:space="preserve">　</w:t>
      </w:r>
      <w:r w:rsidRPr="006272AD">
        <w:rPr>
          <w:rFonts w:hint="eastAsia" w:ascii="ＭＳ 明朝" w:hAnsi="ＭＳ 明朝"/>
          <w:szCs w:val="21"/>
        </w:rPr>
        <w:t>□多施設共同研究実施計画書（多施設共同研究であり、全体の研究実施計画書が存在する場合のみ）</w:t>
      </w:r>
    </w:p>
    <w:p w:rsidRPr="006272AD" w:rsidR="006272AD" w:rsidP="006272AD" w:rsidRDefault="006272AD" w14:paraId="20D1A719" w14:textId="172A4B2D">
      <w:pPr>
        <w:rPr>
          <w:rFonts w:ascii="ＭＳ 明朝" w:hAnsi="ＭＳ 明朝"/>
          <w:szCs w:val="21"/>
        </w:rPr>
      </w:pPr>
      <w:r w:rsidRPr="006272AD">
        <w:rPr>
          <w:rFonts w:hint="eastAsia" w:ascii="ＭＳ 明朝" w:hAnsi="ＭＳ 明朝"/>
          <w:szCs w:val="21"/>
        </w:rPr>
        <w:t xml:space="preserve">　</w:t>
      </w:r>
      <w:r>
        <w:rPr>
          <w:rFonts w:hint="eastAsia" w:ascii="ＭＳ 明朝" w:hAnsi="ＭＳ 明朝"/>
          <w:szCs w:val="21"/>
        </w:rPr>
        <w:t xml:space="preserve">　</w:t>
      </w:r>
      <w:r w:rsidRPr="006272AD">
        <w:rPr>
          <w:rFonts w:hint="eastAsia" w:ascii="ＭＳ 明朝" w:hAnsi="ＭＳ 明朝"/>
          <w:szCs w:val="21"/>
        </w:rPr>
        <w:t xml:space="preserve">　□共同研究施設の役割分担（図など）</w:t>
      </w:r>
    </w:p>
    <w:p w:rsidRPr="006272AD" w:rsidR="006272AD" w:rsidP="00F426BC" w:rsidRDefault="006272AD" w14:paraId="08253AA8" w14:textId="26700B8B">
      <w:pPr>
        <w:ind w:firstLine="420" w:firstLineChars="200"/>
        <w:rPr>
          <w:rFonts w:ascii="ＭＳ 明朝" w:hAnsi="ＭＳ 明朝"/>
          <w:szCs w:val="21"/>
        </w:rPr>
      </w:pPr>
      <w:r w:rsidRPr="006272AD">
        <w:rPr>
          <w:rFonts w:hint="eastAsia" w:ascii="ＭＳ 明朝" w:hAnsi="ＭＳ 明朝"/>
          <w:szCs w:val="21"/>
        </w:rPr>
        <w:t xml:space="preserve"> </w:t>
      </w:r>
      <w:r>
        <w:rPr>
          <w:rFonts w:hint="eastAsia" w:ascii="ＭＳ 明朝" w:hAnsi="ＭＳ 明朝"/>
          <w:szCs w:val="21"/>
        </w:rPr>
        <w:t xml:space="preserve"> </w:t>
      </w:r>
      <w:r w:rsidR="00621BBB">
        <w:rPr>
          <w:rFonts w:hint="eastAsia" w:ascii="ＭＳ 明朝" w:hAnsi="ＭＳ 明朝"/>
          <w:szCs w:val="21"/>
        </w:rPr>
        <w:t>■</w:t>
      </w:r>
      <w:r w:rsidRPr="006272AD">
        <w:rPr>
          <w:rFonts w:hint="eastAsia" w:ascii="ＭＳ 明朝" w:hAnsi="ＭＳ 明朝"/>
          <w:szCs w:val="21"/>
        </w:rPr>
        <w:t>その他（</w:t>
      </w:r>
      <w:r w:rsidR="001A10F0">
        <w:rPr>
          <w:rFonts w:hint="eastAsia" w:ascii="ＭＳ 明朝" w:hAnsi="ＭＳ 明朝"/>
          <w:szCs w:val="21"/>
        </w:rPr>
        <w:t>2者間での信頼感をアンケート調査によって行う。</w:t>
      </w:r>
      <w:r w:rsidRPr="001A10F0" w:rsidR="001A10F0">
        <w:rPr>
          <w:rFonts w:ascii="ＭＳ 明朝" w:hAnsi="ＭＳ 明朝"/>
          <w:szCs w:val="21"/>
        </w:rPr>
        <w:t>Dyadic_Trust_Scale</w:t>
      </w:r>
      <w:r w:rsidR="001A10F0">
        <w:rPr>
          <w:rFonts w:ascii="ＭＳ 明朝" w:hAnsi="ＭＳ 明朝"/>
          <w:szCs w:val="21"/>
        </w:rPr>
        <w:t>.pdf</w:t>
      </w:r>
      <w:r w:rsidR="00EC6226">
        <w:rPr>
          <w:rFonts w:hint="eastAsia" w:ascii="ＭＳ 明朝" w:hAnsi="ＭＳ 明朝"/>
          <w:szCs w:val="21"/>
        </w:rPr>
        <w:t>、参加者が人口統計情報に関して回答するためのアンケートである事前アンケート</w:t>
      </w:r>
      <w:r w:rsidR="00EC6226">
        <w:rPr>
          <w:rFonts w:ascii="ＭＳ 明朝" w:hAnsi="ＭＳ 明朝"/>
          <w:szCs w:val="21"/>
        </w:rPr>
        <w:t>.pdf</w:t>
      </w:r>
      <w:r w:rsidR="001A10F0">
        <w:rPr>
          <w:rFonts w:hint="eastAsia" w:ascii="ＭＳ 明朝" w:hAnsi="ＭＳ 明朝"/>
          <w:szCs w:val="21"/>
        </w:rPr>
        <w:t>が該当する</w:t>
      </w:r>
      <w:r w:rsidRPr="006272AD">
        <w:rPr>
          <w:rFonts w:hint="eastAsia" w:ascii="ＭＳ 明朝" w:hAnsi="ＭＳ 明朝"/>
          <w:szCs w:val="21"/>
        </w:rPr>
        <w:t>）</w:t>
      </w:r>
    </w:p>
    <w:p w:rsidR="006272AD" w:rsidP="006272AD" w:rsidRDefault="006272AD" w14:paraId="17480158" w14:textId="687F5127">
      <w:pPr>
        <w:rPr>
          <w:rFonts w:ascii="ＭＳ 明朝" w:hAnsi="ＭＳ 明朝"/>
          <w:szCs w:val="21"/>
        </w:rPr>
      </w:pPr>
    </w:p>
    <w:p w:rsidRPr="002A0923" w:rsidR="00474F6B" w:rsidP="006272AD" w:rsidRDefault="00474F6B" w14:paraId="5C42F46D" w14:textId="22541100">
      <w:pPr>
        <w:rPr>
          <w:rFonts w:ascii="ＭＳ 明朝" w:hAnsi="ＭＳ 明朝"/>
          <w:szCs w:val="21"/>
        </w:rPr>
      </w:pPr>
    </w:p>
    <w:p w:rsidRPr="006272AD" w:rsidR="00E55CF1" w:rsidP="006272AD" w:rsidRDefault="00E55CF1" w14:paraId="0E1CFBE7" w14:textId="77777777">
      <w:pPr>
        <w:rPr>
          <w:rFonts w:ascii="ＭＳ 明朝" w:hAnsi="ＭＳ 明朝"/>
          <w:szCs w:val="21"/>
        </w:rPr>
      </w:pPr>
    </w:p>
    <w:p w:rsidRPr="006272AD" w:rsidR="006272AD" w:rsidP="006272AD" w:rsidRDefault="00B73DEC" w14:paraId="40685D4B" w14:textId="497E0166">
      <w:pPr>
        <w:rPr>
          <w:rFonts w:ascii="ＭＳ 明朝" w:hAnsi="ＭＳ 明朝"/>
          <w:szCs w:val="21"/>
        </w:rPr>
      </w:pPr>
      <w:r>
        <w:rPr>
          <w:rFonts w:hint="eastAsia" w:ascii="ＭＳ 明朝" w:hAnsi="ＭＳ 明朝"/>
          <w:szCs w:val="21"/>
        </w:rPr>
        <w:t>１４</w:t>
      </w:r>
      <w:r w:rsidRPr="006272AD" w:rsidR="006272AD">
        <w:rPr>
          <w:rFonts w:hint="eastAsia" w:ascii="ＭＳ 明朝" w:hAnsi="ＭＳ 明朝"/>
          <w:szCs w:val="21"/>
        </w:rPr>
        <w:t xml:space="preserve">　実施責任者の問い合わせ先</w:t>
      </w:r>
    </w:p>
    <w:p w:rsidRPr="00FE27FE" w:rsidR="00CB3BAF" w:rsidP="00CB3BAF" w:rsidRDefault="00CB3BAF" w14:paraId="794C18B8" w14:textId="77777777">
      <w:pPr>
        <w:rPr>
          <w:rFonts w:ascii="ＭＳ 明朝" w:hAnsi="ＭＳ 明朝"/>
          <w:szCs w:val="21"/>
        </w:rPr>
      </w:pPr>
      <w:r w:rsidRPr="006272AD">
        <w:rPr>
          <w:rFonts w:hint="eastAsia" w:ascii="ＭＳ 明朝" w:hAnsi="ＭＳ 明朝"/>
          <w:szCs w:val="21"/>
        </w:rPr>
        <w:t xml:space="preserve">　　　　所属・職名</w:t>
      </w:r>
      <w:r>
        <w:rPr>
          <w:rFonts w:hint="eastAsia" w:ascii="ＭＳ 明朝" w:hAnsi="ＭＳ 明朝"/>
          <w:szCs w:val="21"/>
        </w:rPr>
        <w:t>・</w:t>
      </w:r>
      <w:r w:rsidRPr="006272AD">
        <w:rPr>
          <w:rFonts w:hint="eastAsia" w:ascii="ＭＳ 明朝" w:hAnsi="ＭＳ 明朝"/>
          <w:szCs w:val="21"/>
        </w:rPr>
        <w:t>氏名</w:t>
      </w:r>
      <w:r>
        <w:rPr>
          <w:rFonts w:hint="eastAsia" w:ascii="ＭＳ 明朝" w:hAnsi="ＭＳ 明朝"/>
          <w:szCs w:val="21"/>
        </w:rPr>
        <w:t xml:space="preserve">　　システム情報系・知能機能工学域・准教授・善甫啓一</w:t>
      </w:r>
    </w:p>
    <w:p w:rsidRPr="006272AD" w:rsidR="00CB3BAF" w:rsidP="00CB3BAF" w:rsidRDefault="00CB3BAF" w14:paraId="775D4546" w14:textId="77777777">
      <w:pPr>
        <w:rPr>
          <w:rFonts w:ascii="ＭＳ 明朝" w:hAnsi="ＭＳ 明朝"/>
          <w:szCs w:val="21"/>
        </w:rPr>
      </w:pPr>
      <w:r w:rsidRPr="006272AD">
        <w:rPr>
          <w:rFonts w:hint="eastAsia" w:ascii="ＭＳ 明朝" w:hAnsi="ＭＳ 明朝"/>
          <w:szCs w:val="21"/>
        </w:rPr>
        <w:t xml:space="preserve">　　　　内線番号</w:t>
      </w:r>
      <w:r>
        <w:rPr>
          <w:rFonts w:hint="eastAsia" w:ascii="ＭＳ 明朝" w:hAnsi="ＭＳ 明朝"/>
          <w:szCs w:val="21"/>
        </w:rPr>
        <w:t xml:space="preserve">　　　　　　</w:t>
      </w:r>
      <w:r w:rsidRPr="00393D17">
        <w:rPr>
          <w:rFonts w:ascii="ＭＳ 明朝" w:hAnsi="ＭＳ 明朝"/>
          <w:color w:val="000000" w:themeColor="text1"/>
          <w:szCs w:val="21"/>
        </w:rPr>
        <w:t>029-853-</w:t>
      </w:r>
      <w:r w:rsidRPr="00393D17">
        <w:rPr>
          <w:rFonts w:hint="eastAsia" w:ascii="ＭＳ 明朝" w:hAnsi="ＭＳ 明朝" w:cs="ＭＳ Ｐゴシック"/>
          <w:color w:val="000000" w:themeColor="text1"/>
          <w:kern w:val="0"/>
          <w:szCs w:val="21"/>
        </w:rPr>
        <w:t>5338</w:t>
      </w:r>
    </w:p>
    <w:p w:rsidR="00CB3BAF" w:rsidP="00CB3BAF" w:rsidRDefault="00CB3BAF" w14:paraId="503786FD" w14:textId="74763BFF">
      <w:pPr>
        <w:rPr>
          <w:rFonts w:ascii="ＭＳ 明朝" w:hAnsi="ＭＳ 明朝"/>
          <w:szCs w:val="21"/>
        </w:rPr>
      </w:pPr>
      <w:r w:rsidRPr="006272AD">
        <w:rPr>
          <w:rFonts w:hint="eastAsia" w:ascii="ＭＳ 明朝" w:hAnsi="ＭＳ 明朝"/>
          <w:szCs w:val="21"/>
        </w:rPr>
        <w:t xml:space="preserve">　　　　メールアドレス</w:t>
      </w:r>
      <w:r>
        <w:rPr>
          <w:rFonts w:hint="eastAsia" w:ascii="ＭＳ 明朝" w:hAnsi="ＭＳ 明朝"/>
          <w:szCs w:val="21"/>
        </w:rPr>
        <w:t xml:space="preserve">　　　</w:t>
      </w:r>
      <w:hyperlink w:history="1" r:id="rId11">
        <w:r w:rsidRPr="007F190B" w:rsidR="00EB0499">
          <w:rPr>
            <w:rStyle w:val="af"/>
            <w:rFonts w:hint="eastAsia" w:ascii="ＭＳ 明朝" w:hAnsi="ＭＳ 明朝"/>
            <w:szCs w:val="21"/>
          </w:rPr>
          <w:t>z</w:t>
        </w:r>
        <w:r w:rsidRPr="007F190B" w:rsidR="00EB0499">
          <w:rPr>
            <w:rStyle w:val="af"/>
            <w:rFonts w:ascii="ＭＳ 明朝" w:hAnsi="ＭＳ 明朝"/>
            <w:szCs w:val="21"/>
          </w:rPr>
          <w:t>empo@iit.tsukuba.ac.jp</w:t>
        </w:r>
      </w:hyperlink>
      <w:r w:rsidR="00EB0499">
        <w:rPr>
          <w:rFonts w:ascii="ＭＳ 明朝" w:hAnsi="ＭＳ 明朝"/>
          <w:szCs w:val="21"/>
        </w:rPr>
        <w:t xml:space="preserve"> </w:t>
      </w:r>
    </w:p>
    <w:p w:rsidRPr="00D93A5B" w:rsidR="00133EBE" w:rsidP="00BD3A1A" w:rsidRDefault="00133EBE" w14:paraId="465EE517" w14:textId="7B13A4BD">
      <w:pPr>
        <w:rPr>
          <w:rFonts w:ascii="ＭＳ 明朝" w:hAnsi="ＭＳ 明朝"/>
          <w:szCs w:val="21"/>
        </w:rPr>
      </w:pPr>
    </w:p>
    <w:p w:rsidRPr="006B2633" w:rsidR="00FA2531" w:rsidP="00BD3A1A" w:rsidRDefault="00FA2531" w14:paraId="3BA3D5C8" w14:textId="77777777">
      <w:pPr>
        <w:rPr>
          <w:rFonts w:ascii="ＭＳ 明朝" w:hAnsi="ＭＳ 明朝"/>
          <w:szCs w:val="21"/>
        </w:rPr>
      </w:pPr>
    </w:p>
    <w:tbl>
      <w:tblPr>
        <w:tblW w:w="0" w:type="auto"/>
        <w:tblInd w:w="46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178"/>
        <w:gridCol w:w="2698"/>
      </w:tblGrid>
      <w:tr w:rsidRPr="00034921" w:rsidR="00034921" w14:paraId="5FFD1ED8" w14:textId="77777777">
        <w:trPr>
          <w:trHeight w:val="340"/>
        </w:trPr>
        <w:tc>
          <w:tcPr>
            <w:tcW w:w="1188" w:type="dxa"/>
          </w:tcPr>
          <w:p w:rsidRPr="00034921" w:rsidR="00107701" w:rsidRDefault="00107701" w14:paraId="7843ABF7" w14:textId="77777777">
            <w:pPr>
              <w:jc w:val="center"/>
              <w:rPr>
                <w:rFonts w:ascii="ＭＳ 明朝" w:hAnsi="ＭＳ 明朝"/>
                <w:szCs w:val="21"/>
              </w:rPr>
            </w:pPr>
            <w:r w:rsidRPr="00034921">
              <w:rPr>
                <w:rFonts w:hint="eastAsia" w:ascii="ＭＳ 明朝" w:hAnsi="ＭＳ 明朝"/>
                <w:szCs w:val="21"/>
              </w:rPr>
              <w:t>受付日</w:t>
            </w:r>
          </w:p>
        </w:tc>
        <w:tc>
          <w:tcPr>
            <w:tcW w:w="2729" w:type="dxa"/>
          </w:tcPr>
          <w:p w:rsidRPr="00034921" w:rsidR="00107701" w:rsidRDefault="00107701" w14:paraId="572921A8" w14:textId="77777777">
            <w:pPr>
              <w:rPr>
                <w:rFonts w:ascii="ＭＳ 明朝" w:hAnsi="ＭＳ 明朝"/>
                <w:szCs w:val="21"/>
              </w:rPr>
            </w:pPr>
          </w:p>
        </w:tc>
      </w:tr>
      <w:tr w:rsidRPr="00034921" w:rsidR="00034921" w14:paraId="29424FF4" w14:textId="77777777">
        <w:trPr>
          <w:trHeight w:val="355"/>
        </w:trPr>
        <w:tc>
          <w:tcPr>
            <w:tcW w:w="1188" w:type="dxa"/>
          </w:tcPr>
          <w:p w:rsidRPr="00034921" w:rsidR="00107701" w:rsidRDefault="00107701" w14:paraId="0C952521" w14:textId="77777777">
            <w:pPr>
              <w:jc w:val="center"/>
              <w:rPr>
                <w:rFonts w:ascii="ＭＳ 明朝" w:hAnsi="ＭＳ 明朝"/>
                <w:szCs w:val="21"/>
              </w:rPr>
            </w:pPr>
            <w:r w:rsidRPr="00034921">
              <w:rPr>
                <w:rFonts w:hint="eastAsia" w:ascii="ＭＳ 明朝" w:hAnsi="ＭＳ 明朝"/>
                <w:szCs w:val="21"/>
              </w:rPr>
              <w:t>承認日</w:t>
            </w:r>
          </w:p>
        </w:tc>
        <w:tc>
          <w:tcPr>
            <w:tcW w:w="2729" w:type="dxa"/>
          </w:tcPr>
          <w:p w:rsidRPr="00034921" w:rsidR="00107701" w:rsidRDefault="00107701" w14:paraId="50BE229A" w14:textId="77777777">
            <w:pPr>
              <w:rPr>
                <w:rFonts w:ascii="ＭＳ 明朝" w:hAnsi="ＭＳ 明朝"/>
                <w:szCs w:val="21"/>
              </w:rPr>
            </w:pPr>
          </w:p>
        </w:tc>
      </w:tr>
    </w:tbl>
    <w:p w:rsidRPr="00034921" w:rsidR="00EE1951" w:rsidP="00474F6B" w:rsidRDefault="00EE1951" w14:paraId="7B42FE79" w14:textId="446F5ED2">
      <w:pPr>
        <w:spacing w:line="20" w:lineRule="exact"/>
        <w:jc w:val="left"/>
        <w:rPr>
          <w:rFonts w:ascii="ＭＳ 明朝" w:hAnsi="ＭＳ 明朝"/>
          <w:szCs w:val="21"/>
        </w:rPr>
      </w:pPr>
    </w:p>
    <w:sectPr w:rsidRPr="00034921" w:rsidR="00EE1951" w:rsidSect="00C824C5">
      <w:pgSz w:w="11906" w:h="16838" w:orient="portrait" w:code="9"/>
      <w:pgMar w:top="1247" w:right="1701" w:bottom="720" w:left="1701" w:header="851" w:footer="21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617E40" w:rsidRDefault="00617E40" w14:paraId="18AB8552" w14:textId="77777777">
      <w:r>
        <w:separator/>
      </w:r>
    </w:p>
  </w:endnote>
  <w:endnote w:type="continuationSeparator" w:id="0">
    <w:p w:rsidR="00617E40" w:rsidRDefault="00617E40" w14:paraId="6316DE1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ＭＳ Ｐゴシック">
    <w:altName w:val="MS PGothic"/>
    <w:panose1 w:val="020B0600070205080204"/>
    <w:charset w:val="80"/>
    <w:family w:val="modern"/>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617E40" w:rsidRDefault="00617E40" w14:paraId="259ADC1A" w14:textId="77777777">
      <w:r>
        <w:separator/>
      </w:r>
    </w:p>
  </w:footnote>
  <w:footnote w:type="continuationSeparator" w:id="0">
    <w:p w:rsidR="00617E40" w:rsidRDefault="00617E40" w14:paraId="6A47EFAC"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EB4EBB"/>
    <w:multiLevelType w:val="hybridMultilevel"/>
    <w:tmpl w:val="B99AF2E2"/>
    <w:lvl w:ilvl="0" w:tplc="A37C4120">
      <w:start w:val="5"/>
      <w:numFmt w:val="decimalFullWidth"/>
      <w:lvlText w:val="第%1条"/>
      <w:lvlJc w:val="left"/>
      <w:pPr>
        <w:tabs>
          <w:tab w:val="num" w:pos="720"/>
        </w:tabs>
        <w:ind w:left="720" w:hanging="720"/>
      </w:pPr>
      <w:rPr>
        <w:rFonts w:hint="default"/>
        <w:color w:val="FF0000"/>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 w15:restartNumberingAfterBreak="0">
    <w:nsid w:val="0E185BE1"/>
    <w:multiLevelType w:val="hybridMultilevel"/>
    <w:tmpl w:val="8BBE8194"/>
    <w:lvl w:ilvl="0" w:tplc="059803AE">
      <w:start w:val="2"/>
      <w:numFmt w:val="decimal"/>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12A33A4D"/>
    <w:multiLevelType w:val="hybridMultilevel"/>
    <w:tmpl w:val="7408B230"/>
    <w:lvl w:ilvl="0" w:tplc="791A7FFE">
      <w:start w:val="1"/>
      <w:numFmt w:val="decimal"/>
      <w:lvlText w:val="(%1)"/>
      <w:lvlJc w:val="left"/>
      <w:pPr>
        <w:tabs>
          <w:tab w:val="num" w:pos="570"/>
        </w:tabs>
        <w:ind w:left="570" w:hanging="360"/>
      </w:pPr>
      <w:rPr>
        <w:rFonts w:hint="eastAsia"/>
      </w:rPr>
    </w:lvl>
    <w:lvl w:ilvl="1" w:tplc="7DA21950">
      <w:start w:val="2"/>
      <w:numFmt w:val="bullet"/>
      <w:lvlText w:val="□"/>
      <w:lvlJc w:val="left"/>
      <w:pPr>
        <w:tabs>
          <w:tab w:val="num" w:pos="1050"/>
        </w:tabs>
        <w:ind w:left="1050" w:hanging="420"/>
      </w:pPr>
      <w:rPr>
        <w:rFonts w:hint="eastAsia" w:ascii="ＭＳ 明朝" w:hAnsi="ＭＳ 明朝" w:eastAsia="ＭＳ 明朝" w:cs="Times New Roman"/>
      </w:r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3" w15:restartNumberingAfterBreak="0">
    <w:nsid w:val="14275CC2"/>
    <w:multiLevelType w:val="hybridMultilevel"/>
    <w:tmpl w:val="5E20796C"/>
    <w:lvl w:ilvl="0" w:tplc="8DCE8AFC">
      <w:start w:val="1"/>
      <w:numFmt w:val="decimalFullWidth"/>
      <w:lvlText w:val="%1．"/>
      <w:lvlJc w:val="left"/>
      <w:pPr>
        <w:tabs>
          <w:tab w:val="num" w:pos="420"/>
        </w:tabs>
        <w:ind w:left="420" w:hanging="4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 w15:restartNumberingAfterBreak="0">
    <w:nsid w:val="18FE6EE6"/>
    <w:multiLevelType w:val="hybridMultilevel"/>
    <w:tmpl w:val="FCCA9F48"/>
    <w:lvl w:ilvl="0" w:tplc="E5884532">
      <w:start w:val="1"/>
      <w:numFmt w:val="decimal"/>
      <w:lvlText w:val="(%1)"/>
      <w:lvlJc w:val="left"/>
      <w:pPr>
        <w:tabs>
          <w:tab w:val="num" w:pos="570"/>
        </w:tabs>
        <w:ind w:left="570" w:hanging="360"/>
      </w:pPr>
      <w:rPr>
        <w:rFonts w:hint="default"/>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5" w15:restartNumberingAfterBreak="0">
    <w:nsid w:val="20922C23"/>
    <w:multiLevelType w:val="hybridMultilevel"/>
    <w:tmpl w:val="C4C40CE2"/>
    <w:lvl w:ilvl="0" w:tplc="7296545E">
      <w:start w:val="8"/>
      <w:numFmt w:val="decimalFullWidth"/>
      <w:lvlText w:val="第%1条"/>
      <w:lvlJc w:val="left"/>
      <w:pPr>
        <w:tabs>
          <w:tab w:val="num" w:pos="720"/>
        </w:tabs>
        <w:ind w:left="720" w:hanging="7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6" w15:restartNumberingAfterBreak="0">
    <w:nsid w:val="24575909"/>
    <w:multiLevelType w:val="hybridMultilevel"/>
    <w:tmpl w:val="7408B230"/>
    <w:lvl w:ilvl="0" w:tplc="791A7FFE">
      <w:start w:val="1"/>
      <w:numFmt w:val="decimal"/>
      <w:lvlText w:val="(%1)"/>
      <w:lvlJc w:val="left"/>
      <w:pPr>
        <w:tabs>
          <w:tab w:val="num" w:pos="570"/>
        </w:tabs>
        <w:ind w:left="570" w:hanging="360"/>
      </w:pPr>
      <w:rPr>
        <w:rFonts w:hint="eastAsia"/>
      </w:rPr>
    </w:lvl>
    <w:lvl w:ilvl="1" w:tplc="7DA21950">
      <w:start w:val="2"/>
      <w:numFmt w:val="bullet"/>
      <w:lvlText w:val="□"/>
      <w:lvlJc w:val="left"/>
      <w:pPr>
        <w:tabs>
          <w:tab w:val="num" w:pos="1050"/>
        </w:tabs>
        <w:ind w:left="1050" w:hanging="420"/>
      </w:pPr>
      <w:rPr>
        <w:rFonts w:hint="eastAsia" w:ascii="ＭＳ 明朝" w:hAnsi="ＭＳ 明朝" w:eastAsia="ＭＳ 明朝" w:cs="Times New Roman"/>
      </w:r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7" w15:restartNumberingAfterBreak="0">
    <w:nsid w:val="26387535"/>
    <w:multiLevelType w:val="hybridMultilevel"/>
    <w:tmpl w:val="8B7207B0"/>
    <w:lvl w:ilvl="0" w:tplc="683C1D8A">
      <w:start w:val="12"/>
      <w:numFmt w:val="decimal"/>
      <w:lvlText w:val="%1"/>
      <w:lvlJc w:val="left"/>
      <w:pPr>
        <w:tabs>
          <w:tab w:val="num" w:pos="525"/>
        </w:tabs>
        <w:ind w:left="525" w:hanging="525"/>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 w15:restartNumberingAfterBreak="0">
    <w:nsid w:val="2C12739E"/>
    <w:multiLevelType w:val="hybridMultilevel"/>
    <w:tmpl w:val="B2E6BBFA"/>
    <w:lvl w:ilvl="0" w:tplc="39A0FF4C">
      <w:start w:val="1"/>
      <w:numFmt w:val="decimalFullWidth"/>
      <w:lvlText w:val="%1．"/>
      <w:lvlJc w:val="left"/>
      <w:pPr>
        <w:tabs>
          <w:tab w:val="num" w:pos="420"/>
        </w:tabs>
        <w:ind w:left="420" w:hanging="4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9" w15:restartNumberingAfterBreak="0">
    <w:nsid w:val="36CD26C1"/>
    <w:multiLevelType w:val="multilevel"/>
    <w:tmpl w:val="B99AF2E2"/>
    <w:lvl w:ilvl="0">
      <w:start w:val="5"/>
      <w:numFmt w:val="decimalFullWidth"/>
      <w:lvlText w:val="第%1条"/>
      <w:lvlJc w:val="left"/>
      <w:pPr>
        <w:tabs>
          <w:tab w:val="num" w:pos="720"/>
        </w:tabs>
        <w:ind w:left="720" w:hanging="720"/>
      </w:pPr>
      <w:rPr>
        <w:rFonts w:hint="default"/>
        <w:color w:val="FF0000"/>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10" w15:restartNumberingAfterBreak="0">
    <w:nsid w:val="3A127EE1"/>
    <w:multiLevelType w:val="hybridMultilevel"/>
    <w:tmpl w:val="C0BEDC26"/>
    <w:lvl w:ilvl="0" w:tplc="D8DCF976">
      <w:start w:val="9"/>
      <w:numFmt w:val="decimalFullWidth"/>
      <w:lvlText w:val="第%1条"/>
      <w:lvlJc w:val="left"/>
      <w:pPr>
        <w:tabs>
          <w:tab w:val="num" w:pos="720"/>
        </w:tabs>
        <w:ind w:left="720" w:hanging="7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1" w15:restartNumberingAfterBreak="0">
    <w:nsid w:val="3F48727D"/>
    <w:multiLevelType w:val="hybridMultilevel"/>
    <w:tmpl w:val="442E291C"/>
    <w:lvl w:ilvl="0" w:tplc="5E32FDF4">
      <w:start w:val="8"/>
      <w:numFmt w:val="bullet"/>
      <w:lvlText w:val="◎"/>
      <w:lvlJc w:val="left"/>
      <w:pPr>
        <w:tabs>
          <w:tab w:val="num" w:pos="420"/>
        </w:tabs>
        <w:ind w:left="420" w:hanging="420"/>
      </w:pPr>
      <w:rPr>
        <w:rFonts w:hint="eastAsia" w:ascii="ＭＳ 明朝" w:hAnsi="ＭＳ 明朝" w:eastAsia="ＭＳ 明朝" w:cs="Times New Roman"/>
      </w:rPr>
    </w:lvl>
    <w:lvl w:ilvl="1" w:tplc="0409000B" w:tentative="1">
      <w:start w:val="1"/>
      <w:numFmt w:val="bullet"/>
      <w:lvlText w:val=""/>
      <w:lvlJc w:val="left"/>
      <w:pPr>
        <w:tabs>
          <w:tab w:val="num" w:pos="840"/>
        </w:tabs>
        <w:ind w:left="840" w:hanging="420"/>
      </w:pPr>
      <w:rPr>
        <w:rFonts w:hint="default" w:ascii="Wingdings" w:hAnsi="Wingdings"/>
      </w:rPr>
    </w:lvl>
    <w:lvl w:ilvl="2" w:tplc="0409000D" w:tentative="1">
      <w:start w:val="1"/>
      <w:numFmt w:val="bullet"/>
      <w:lvlText w:val=""/>
      <w:lvlJc w:val="left"/>
      <w:pPr>
        <w:tabs>
          <w:tab w:val="num" w:pos="1260"/>
        </w:tabs>
        <w:ind w:left="1260" w:hanging="420"/>
      </w:pPr>
      <w:rPr>
        <w:rFonts w:hint="default" w:ascii="Wingdings" w:hAnsi="Wingdings"/>
      </w:rPr>
    </w:lvl>
    <w:lvl w:ilvl="3" w:tplc="04090001" w:tentative="1">
      <w:start w:val="1"/>
      <w:numFmt w:val="bullet"/>
      <w:lvlText w:val=""/>
      <w:lvlJc w:val="left"/>
      <w:pPr>
        <w:tabs>
          <w:tab w:val="num" w:pos="1680"/>
        </w:tabs>
        <w:ind w:left="1680" w:hanging="420"/>
      </w:pPr>
      <w:rPr>
        <w:rFonts w:hint="default" w:ascii="Wingdings" w:hAnsi="Wingdings"/>
      </w:rPr>
    </w:lvl>
    <w:lvl w:ilvl="4" w:tplc="0409000B" w:tentative="1">
      <w:start w:val="1"/>
      <w:numFmt w:val="bullet"/>
      <w:lvlText w:val=""/>
      <w:lvlJc w:val="left"/>
      <w:pPr>
        <w:tabs>
          <w:tab w:val="num" w:pos="2100"/>
        </w:tabs>
        <w:ind w:left="2100" w:hanging="420"/>
      </w:pPr>
      <w:rPr>
        <w:rFonts w:hint="default" w:ascii="Wingdings" w:hAnsi="Wingdings"/>
      </w:rPr>
    </w:lvl>
    <w:lvl w:ilvl="5" w:tplc="0409000D" w:tentative="1">
      <w:start w:val="1"/>
      <w:numFmt w:val="bullet"/>
      <w:lvlText w:val=""/>
      <w:lvlJc w:val="left"/>
      <w:pPr>
        <w:tabs>
          <w:tab w:val="num" w:pos="2520"/>
        </w:tabs>
        <w:ind w:left="2520" w:hanging="420"/>
      </w:pPr>
      <w:rPr>
        <w:rFonts w:hint="default" w:ascii="Wingdings" w:hAnsi="Wingdings"/>
      </w:rPr>
    </w:lvl>
    <w:lvl w:ilvl="6" w:tplc="04090001" w:tentative="1">
      <w:start w:val="1"/>
      <w:numFmt w:val="bullet"/>
      <w:lvlText w:val=""/>
      <w:lvlJc w:val="left"/>
      <w:pPr>
        <w:tabs>
          <w:tab w:val="num" w:pos="2940"/>
        </w:tabs>
        <w:ind w:left="2940" w:hanging="420"/>
      </w:pPr>
      <w:rPr>
        <w:rFonts w:hint="default" w:ascii="Wingdings" w:hAnsi="Wingdings"/>
      </w:rPr>
    </w:lvl>
    <w:lvl w:ilvl="7" w:tplc="0409000B" w:tentative="1">
      <w:start w:val="1"/>
      <w:numFmt w:val="bullet"/>
      <w:lvlText w:val=""/>
      <w:lvlJc w:val="left"/>
      <w:pPr>
        <w:tabs>
          <w:tab w:val="num" w:pos="3360"/>
        </w:tabs>
        <w:ind w:left="3360" w:hanging="420"/>
      </w:pPr>
      <w:rPr>
        <w:rFonts w:hint="default" w:ascii="Wingdings" w:hAnsi="Wingdings"/>
      </w:rPr>
    </w:lvl>
    <w:lvl w:ilvl="8" w:tplc="0409000D" w:tentative="1">
      <w:start w:val="1"/>
      <w:numFmt w:val="bullet"/>
      <w:lvlText w:val=""/>
      <w:lvlJc w:val="left"/>
      <w:pPr>
        <w:tabs>
          <w:tab w:val="num" w:pos="3780"/>
        </w:tabs>
        <w:ind w:left="3780" w:hanging="420"/>
      </w:pPr>
      <w:rPr>
        <w:rFonts w:hint="default" w:ascii="Wingdings" w:hAnsi="Wingdings"/>
      </w:rPr>
    </w:lvl>
  </w:abstractNum>
  <w:abstractNum w:abstractNumId="12" w15:restartNumberingAfterBreak="0">
    <w:nsid w:val="408573F9"/>
    <w:multiLevelType w:val="hybridMultilevel"/>
    <w:tmpl w:val="6F3CD970"/>
    <w:lvl w:ilvl="0" w:tplc="C520E860">
      <w:start w:val="1"/>
      <w:numFmt w:val="decimal"/>
      <w:lvlText w:val="(%1)"/>
      <w:lvlJc w:val="left"/>
      <w:pPr>
        <w:ind w:left="650" w:hanging="440"/>
      </w:pPr>
      <w:rPr>
        <w:rFonts w:hint="default"/>
      </w:r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13" w15:restartNumberingAfterBreak="0">
    <w:nsid w:val="43F4339B"/>
    <w:multiLevelType w:val="hybridMultilevel"/>
    <w:tmpl w:val="46D6EAD0"/>
    <w:lvl w:ilvl="0" w:tplc="75C6970C">
      <w:start w:val="5"/>
      <w:numFmt w:val="decimalFullWidth"/>
      <w:lvlText w:val="第%1条"/>
      <w:lvlJc w:val="left"/>
      <w:pPr>
        <w:tabs>
          <w:tab w:val="num" w:pos="840"/>
        </w:tabs>
        <w:ind w:left="840" w:hanging="84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4" w15:restartNumberingAfterBreak="0">
    <w:nsid w:val="4CA33B81"/>
    <w:multiLevelType w:val="hybridMultilevel"/>
    <w:tmpl w:val="E3BC669E"/>
    <w:lvl w:ilvl="0" w:tplc="6FE8784E">
      <w:start w:val="1"/>
      <w:numFmt w:val="decimalEnclosedCircle"/>
      <w:lvlText w:val="%1"/>
      <w:lvlJc w:val="left"/>
      <w:pPr>
        <w:tabs>
          <w:tab w:val="num" w:pos="780"/>
        </w:tabs>
        <w:ind w:left="780" w:hanging="360"/>
      </w:pPr>
      <w:rPr>
        <w:rFonts w:hint="default"/>
      </w:rPr>
    </w:lvl>
    <w:lvl w:ilvl="1" w:tplc="04090017" w:tentative="1">
      <w:start w:val="1"/>
      <w:numFmt w:val="aiueoFullWidth"/>
      <w:lvlText w:val="(%2)"/>
      <w:lvlJc w:val="left"/>
      <w:pPr>
        <w:tabs>
          <w:tab w:val="num" w:pos="1260"/>
        </w:tabs>
        <w:ind w:left="1260" w:hanging="420"/>
      </w:pPr>
    </w:lvl>
    <w:lvl w:ilvl="2" w:tplc="04090011" w:tentative="1">
      <w:start w:val="1"/>
      <w:numFmt w:val="decimalEnclosedCircle"/>
      <w:lvlText w:val="%3"/>
      <w:lvlJc w:val="lef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7" w:tentative="1">
      <w:start w:val="1"/>
      <w:numFmt w:val="aiueoFullWidth"/>
      <w:lvlText w:val="(%5)"/>
      <w:lvlJc w:val="left"/>
      <w:pPr>
        <w:tabs>
          <w:tab w:val="num" w:pos="2520"/>
        </w:tabs>
        <w:ind w:left="2520" w:hanging="420"/>
      </w:pPr>
    </w:lvl>
    <w:lvl w:ilvl="5" w:tplc="04090011" w:tentative="1">
      <w:start w:val="1"/>
      <w:numFmt w:val="decimalEnclosedCircle"/>
      <w:lvlText w:val="%6"/>
      <w:lvlJc w:val="lef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7" w:tentative="1">
      <w:start w:val="1"/>
      <w:numFmt w:val="aiueoFullWidth"/>
      <w:lvlText w:val="(%8)"/>
      <w:lvlJc w:val="left"/>
      <w:pPr>
        <w:tabs>
          <w:tab w:val="num" w:pos="3780"/>
        </w:tabs>
        <w:ind w:left="3780" w:hanging="420"/>
      </w:pPr>
    </w:lvl>
    <w:lvl w:ilvl="8" w:tplc="04090011" w:tentative="1">
      <w:start w:val="1"/>
      <w:numFmt w:val="decimalEnclosedCircle"/>
      <w:lvlText w:val="%9"/>
      <w:lvlJc w:val="left"/>
      <w:pPr>
        <w:tabs>
          <w:tab w:val="num" w:pos="4200"/>
        </w:tabs>
        <w:ind w:left="4200" w:hanging="420"/>
      </w:pPr>
    </w:lvl>
  </w:abstractNum>
  <w:abstractNum w:abstractNumId="15" w15:restartNumberingAfterBreak="0">
    <w:nsid w:val="511E2115"/>
    <w:multiLevelType w:val="hybridMultilevel"/>
    <w:tmpl w:val="866EA5DE"/>
    <w:lvl w:ilvl="0" w:tplc="01B8406A">
      <w:start w:val="12"/>
      <w:numFmt w:val="decimal"/>
      <w:lvlText w:val="%1"/>
      <w:lvlJc w:val="left"/>
      <w:pPr>
        <w:tabs>
          <w:tab w:val="num" w:pos="525"/>
        </w:tabs>
        <w:ind w:left="525" w:hanging="525"/>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6" w15:restartNumberingAfterBreak="0">
    <w:nsid w:val="562F0914"/>
    <w:multiLevelType w:val="hybridMultilevel"/>
    <w:tmpl w:val="DFE28E66"/>
    <w:lvl w:ilvl="0" w:tplc="9EC4366A">
      <w:start w:val="1"/>
      <w:numFmt w:val="decimalFullWidth"/>
      <w:lvlText w:val="%1．"/>
      <w:lvlJc w:val="left"/>
      <w:pPr>
        <w:tabs>
          <w:tab w:val="num" w:pos="420"/>
        </w:tabs>
        <w:ind w:left="420" w:hanging="4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7" w15:restartNumberingAfterBreak="0">
    <w:nsid w:val="5E942BB8"/>
    <w:multiLevelType w:val="hybridMultilevel"/>
    <w:tmpl w:val="7408B230"/>
    <w:lvl w:ilvl="0" w:tplc="791A7FFE">
      <w:start w:val="1"/>
      <w:numFmt w:val="decimal"/>
      <w:lvlText w:val="(%1)"/>
      <w:lvlJc w:val="left"/>
      <w:pPr>
        <w:tabs>
          <w:tab w:val="num" w:pos="570"/>
        </w:tabs>
        <w:ind w:left="570" w:hanging="360"/>
      </w:pPr>
      <w:rPr>
        <w:rFonts w:hint="eastAsia"/>
      </w:rPr>
    </w:lvl>
    <w:lvl w:ilvl="1" w:tplc="7DA21950">
      <w:start w:val="2"/>
      <w:numFmt w:val="bullet"/>
      <w:lvlText w:val="□"/>
      <w:lvlJc w:val="left"/>
      <w:pPr>
        <w:tabs>
          <w:tab w:val="num" w:pos="1050"/>
        </w:tabs>
        <w:ind w:left="1050" w:hanging="420"/>
      </w:pPr>
      <w:rPr>
        <w:rFonts w:hint="eastAsia" w:ascii="ＭＳ 明朝" w:hAnsi="ＭＳ 明朝" w:eastAsia="ＭＳ 明朝" w:cs="Times New Roman"/>
      </w:r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18" w15:restartNumberingAfterBreak="0">
    <w:nsid w:val="5F700612"/>
    <w:multiLevelType w:val="hybridMultilevel"/>
    <w:tmpl w:val="002AAF90"/>
    <w:lvl w:ilvl="0" w:tplc="86DAF9F0">
      <w:start w:val="1"/>
      <w:numFmt w:val="decimal"/>
      <w:lvlText w:val="(%1)"/>
      <w:lvlJc w:val="left"/>
      <w:pPr>
        <w:tabs>
          <w:tab w:val="num" w:pos="690"/>
        </w:tabs>
        <w:ind w:left="690" w:hanging="480"/>
      </w:pPr>
      <w:rPr>
        <w:rFonts w:hint="default"/>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19" w15:restartNumberingAfterBreak="0">
    <w:nsid w:val="62E66DF8"/>
    <w:multiLevelType w:val="hybridMultilevel"/>
    <w:tmpl w:val="7408B230"/>
    <w:lvl w:ilvl="0" w:tplc="791A7FFE">
      <w:start w:val="1"/>
      <w:numFmt w:val="decimal"/>
      <w:lvlText w:val="(%1)"/>
      <w:lvlJc w:val="left"/>
      <w:pPr>
        <w:tabs>
          <w:tab w:val="num" w:pos="570"/>
        </w:tabs>
        <w:ind w:left="570" w:hanging="360"/>
      </w:pPr>
      <w:rPr>
        <w:rFonts w:hint="eastAsia"/>
      </w:rPr>
    </w:lvl>
    <w:lvl w:ilvl="1" w:tplc="7DA21950">
      <w:start w:val="2"/>
      <w:numFmt w:val="bullet"/>
      <w:lvlText w:val="□"/>
      <w:lvlJc w:val="left"/>
      <w:pPr>
        <w:tabs>
          <w:tab w:val="num" w:pos="1050"/>
        </w:tabs>
        <w:ind w:left="1050" w:hanging="420"/>
      </w:pPr>
      <w:rPr>
        <w:rFonts w:hint="eastAsia" w:ascii="ＭＳ 明朝" w:hAnsi="ＭＳ 明朝" w:eastAsia="ＭＳ 明朝" w:cs="Times New Roman"/>
      </w:r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20" w15:restartNumberingAfterBreak="0">
    <w:nsid w:val="64DF0ACD"/>
    <w:multiLevelType w:val="hybridMultilevel"/>
    <w:tmpl w:val="8BF471BC"/>
    <w:lvl w:ilvl="0" w:tplc="7B6A35E8">
      <w:start w:val="1"/>
      <w:numFmt w:val="decimalFullWidth"/>
      <w:lvlText w:val="%1．"/>
      <w:lvlJc w:val="left"/>
      <w:pPr>
        <w:tabs>
          <w:tab w:val="num" w:pos="420"/>
        </w:tabs>
        <w:ind w:left="420" w:hanging="4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1" w15:restartNumberingAfterBreak="0">
    <w:nsid w:val="706C3E1C"/>
    <w:multiLevelType w:val="hybridMultilevel"/>
    <w:tmpl w:val="9B127126"/>
    <w:lvl w:ilvl="0" w:tplc="80943662">
      <w:start w:val="1"/>
      <w:numFmt w:val="decimal"/>
      <w:lvlText w:val="(%1)"/>
      <w:lvlJc w:val="left"/>
      <w:pPr>
        <w:tabs>
          <w:tab w:val="num" w:pos="728"/>
        </w:tabs>
        <w:ind w:left="728" w:hanging="510"/>
      </w:pPr>
      <w:rPr>
        <w:rFonts w:hint="default"/>
      </w:rPr>
    </w:lvl>
    <w:lvl w:ilvl="1" w:tplc="04090017" w:tentative="1">
      <w:start w:val="1"/>
      <w:numFmt w:val="aiueoFullWidth"/>
      <w:lvlText w:val="(%2)"/>
      <w:lvlJc w:val="left"/>
      <w:pPr>
        <w:tabs>
          <w:tab w:val="num" w:pos="1058"/>
        </w:tabs>
        <w:ind w:left="1058" w:hanging="420"/>
      </w:pPr>
    </w:lvl>
    <w:lvl w:ilvl="2" w:tplc="04090011" w:tentative="1">
      <w:start w:val="1"/>
      <w:numFmt w:val="decimalEnclosedCircle"/>
      <w:lvlText w:val="%3"/>
      <w:lvlJc w:val="left"/>
      <w:pPr>
        <w:tabs>
          <w:tab w:val="num" w:pos="1478"/>
        </w:tabs>
        <w:ind w:left="1478" w:hanging="420"/>
      </w:pPr>
    </w:lvl>
    <w:lvl w:ilvl="3" w:tplc="0409000F" w:tentative="1">
      <w:start w:val="1"/>
      <w:numFmt w:val="decimal"/>
      <w:lvlText w:val="%4."/>
      <w:lvlJc w:val="left"/>
      <w:pPr>
        <w:tabs>
          <w:tab w:val="num" w:pos="1898"/>
        </w:tabs>
        <w:ind w:left="1898" w:hanging="420"/>
      </w:pPr>
    </w:lvl>
    <w:lvl w:ilvl="4" w:tplc="04090017" w:tentative="1">
      <w:start w:val="1"/>
      <w:numFmt w:val="aiueoFullWidth"/>
      <w:lvlText w:val="(%5)"/>
      <w:lvlJc w:val="left"/>
      <w:pPr>
        <w:tabs>
          <w:tab w:val="num" w:pos="2318"/>
        </w:tabs>
        <w:ind w:left="2318" w:hanging="420"/>
      </w:pPr>
    </w:lvl>
    <w:lvl w:ilvl="5" w:tplc="04090011" w:tentative="1">
      <w:start w:val="1"/>
      <w:numFmt w:val="decimalEnclosedCircle"/>
      <w:lvlText w:val="%6"/>
      <w:lvlJc w:val="left"/>
      <w:pPr>
        <w:tabs>
          <w:tab w:val="num" w:pos="2738"/>
        </w:tabs>
        <w:ind w:left="2738" w:hanging="420"/>
      </w:pPr>
    </w:lvl>
    <w:lvl w:ilvl="6" w:tplc="0409000F" w:tentative="1">
      <w:start w:val="1"/>
      <w:numFmt w:val="decimal"/>
      <w:lvlText w:val="%7."/>
      <w:lvlJc w:val="left"/>
      <w:pPr>
        <w:tabs>
          <w:tab w:val="num" w:pos="3158"/>
        </w:tabs>
        <w:ind w:left="3158" w:hanging="420"/>
      </w:pPr>
    </w:lvl>
    <w:lvl w:ilvl="7" w:tplc="04090017" w:tentative="1">
      <w:start w:val="1"/>
      <w:numFmt w:val="aiueoFullWidth"/>
      <w:lvlText w:val="(%8)"/>
      <w:lvlJc w:val="left"/>
      <w:pPr>
        <w:tabs>
          <w:tab w:val="num" w:pos="3578"/>
        </w:tabs>
        <w:ind w:left="3578" w:hanging="420"/>
      </w:pPr>
    </w:lvl>
    <w:lvl w:ilvl="8" w:tplc="04090011" w:tentative="1">
      <w:start w:val="1"/>
      <w:numFmt w:val="decimalEnclosedCircle"/>
      <w:lvlText w:val="%9"/>
      <w:lvlJc w:val="left"/>
      <w:pPr>
        <w:tabs>
          <w:tab w:val="num" w:pos="3998"/>
        </w:tabs>
        <w:ind w:left="3998" w:hanging="420"/>
      </w:pPr>
    </w:lvl>
  </w:abstractNum>
  <w:num w:numId="1" w16cid:durableId="406071893">
    <w:abstractNumId w:val="19"/>
  </w:num>
  <w:num w:numId="2" w16cid:durableId="2095668228">
    <w:abstractNumId w:val="15"/>
  </w:num>
  <w:num w:numId="3" w16cid:durableId="267855650">
    <w:abstractNumId w:val="7"/>
  </w:num>
  <w:num w:numId="4" w16cid:durableId="1913850713">
    <w:abstractNumId w:val="11"/>
  </w:num>
  <w:num w:numId="5" w16cid:durableId="1986398085">
    <w:abstractNumId w:val="18"/>
  </w:num>
  <w:num w:numId="6" w16cid:durableId="822625612">
    <w:abstractNumId w:val="4"/>
  </w:num>
  <w:num w:numId="7" w16cid:durableId="295109610">
    <w:abstractNumId w:val="21"/>
  </w:num>
  <w:num w:numId="8" w16cid:durableId="1918442589">
    <w:abstractNumId w:val="10"/>
  </w:num>
  <w:num w:numId="9" w16cid:durableId="1933004347">
    <w:abstractNumId w:val="1"/>
  </w:num>
  <w:num w:numId="10" w16cid:durableId="483358718">
    <w:abstractNumId w:val="13"/>
  </w:num>
  <w:num w:numId="11" w16cid:durableId="170267045">
    <w:abstractNumId w:val="0"/>
  </w:num>
  <w:num w:numId="12" w16cid:durableId="744764096">
    <w:abstractNumId w:val="9"/>
  </w:num>
  <w:num w:numId="13" w16cid:durableId="563175372">
    <w:abstractNumId w:val="5"/>
  </w:num>
  <w:num w:numId="14" w16cid:durableId="1584876965">
    <w:abstractNumId w:val="14"/>
  </w:num>
  <w:num w:numId="15" w16cid:durableId="1830437227">
    <w:abstractNumId w:val="20"/>
  </w:num>
  <w:num w:numId="16" w16cid:durableId="313797669">
    <w:abstractNumId w:val="16"/>
  </w:num>
  <w:num w:numId="17" w16cid:durableId="1579099233">
    <w:abstractNumId w:val="8"/>
  </w:num>
  <w:num w:numId="18" w16cid:durableId="1902476936">
    <w:abstractNumId w:val="3"/>
  </w:num>
  <w:num w:numId="19" w16cid:durableId="1430003220">
    <w:abstractNumId w:val="6"/>
  </w:num>
  <w:num w:numId="20" w16cid:durableId="416174589">
    <w:abstractNumId w:val="17"/>
  </w:num>
  <w:num w:numId="21" w16cid:durableId="1483813112">
    <w:abstractNumId w:val="2"/>
  </w:num>
  <w:num w:numId="22" w16cid:durableId="1665427134">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北守若葉">
    <w15:presenceInfo w15:providerId="AD" w15:userId="S::hokushu.wakaha.gw@un.tsukuba.ac.jp::338fd79b-c947-4c69-a6d5-7caa14043ff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true"/>
  <w:defaultTabStop w:val="840"/>
  <w:drawingGridHorizontalSpacing w:val="211"/>
  <w:drawingGridVerticalSpacing w:val="158"/>
  <w:displayHorizontalDrawingGridEvery w:val="0"/>
  <w:displayVerticalDrawingGridEvery w:val="2"/>
  <w:characterSpacingControl w:val="compressPunctuation"/>
  <w:hdrShapeDefaults>
    <o:shapedefaults v:ext="edit" spidmax="2050" fill="f" fillcolor="black" strokecolor="#0d0d0d">
      <v:fill on="f" color="black"/>
      <v:stroke weight=".25pt" color="#0d0d0d"/>
      <v:shadow on="t" type="perspective" color="#7f7f7f" opacity=".5" offset="1pt" offset2="-1pt"/>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730"/>
    <w:rsid w:val="00000B05"/>
    <w:rsid w:val="000155D3"/>
    <w:rsid w:val="00016AFE"/>
    <w:rsid w:val="00023361"/>
    <w:rsid w:val="00026C23"/>
    <w:rsid w:val="000303B1"/>
    <w:rsid w:val="00030D8C"/>
    <w:rsid w:val="00034921"/>
    <w:rsid w:val="00041F64"/>
    <w:rsid w:val="00044380"/>
    <w:rsid w:val="00047237"/>
    <w:rsid w:val="000478AB"/>
    <w:rsid w:val="00051544"/>
    <w:rsid w:val="000566F4"/>
    <w:rsid w:val="00060A45"/>
    <w:rsid w:val="00061AD9"/>
    <w:rsid w:val="0006391E"/>
    <w:rsid w:val="00066A5F"/>
    <w:rsid w:val="00076C27"/>
    <w:rsid w:val="00081F27"/>
    <w:rsid w:val="00086812"/>
    <w:rsid w:val="00091E24"/>
    <w:rsid w:val="00097500"/>
    <w:rsid w:val="000A2101"/>
    <w:rsid w:val="000A2A2A"/>
    <w:rsid w:val="000C2E35"/>
    <w:rsid w:val="000C57E6"/>
    <w:rsid w:val="000C619C"/>
    <w:rsid w:val="000E76AC"/>
    <w:rsid w:val="000F275A"/>
    <w:rsid w:val="000F6EDE"/>
    <w:rsid w:val="000F7D2B"/>
    <w:rsid w:val="00100969"/>
    <w:rsid w:val="00100D73"/>
    <w:rsid w:val="00103D14"/>
    <w:rsid w:val="001046E6"/>
    <w:rsid w:val="00107701"/>
    <w:rsid w:val="0011025B"/>
    <w:rsid w:val="00110E09"/>
    <w:rsid w:val="0011195B"/>
    <w:rsid w:val="00114899"/>
    <w:rsid w:val="00120074"/>
    <w:rsid w:val="0012416B"/>
    <w:rsid w:val="001252C8"/>
    <w:rsid w:val="00126BAC"/>
    <w:rsid w:val="00127ACC"/>
    <w:rsid w:val="001300FD"/>
    <w:rsid w:val="00132DB7"/>
    <w:rsid w:val="00133EBE"/>
    <w:rsid w:val="001367F5"/>
    <w:rsid w:val="00141FB1"/>
    <w:rsid w:val="00143864"/>
    <w:rsid w:val="00147788"/>
    <w:rsid w:val="0015042C"/>
    <w:rsid w:val="00151B08"/>
    <w:rsid w:val="00154361"/>
    <w:rsid w:val="001557FA"/>
    <w:rsid w:val="00157C0D"/>
    <w:rsid w:val="00157D43"/>
    <w:rsid w:val="00172FD5"/>
    <w:rsid w:val="00175EFB"/>
    <w:rsid w:val="00176A90"/>
    <w:rsid w:val="001826FC"/>
    <w:rsid w:val="00182924"/>
    <w:rsid w:val="001836B8"/>
    <w:rsid w:val="00185ABF"/>
    <w:rsid w:val="00186529"/>
    <w:rsid w:val="0019223C"/>
    <w:rsid w:val="00192B83"/>
    <w:rsid w:val="001938FD"/>
    <w:rsid w:val="00195CAD"/>
    <w:rsid w:val="001A10F0"/>
    <w:rsid w:val="001A1A95"/>
    <w:rsid w:val="001A1FCE"/>
    <w:rsid w:val="001B2244"/>
    <w:rsid w:val="001B2498"/>
    <w:rsid w:val="001B2D0F"/>
    <w:rsid w:val="001B712C"/>
    <w:rsid w:val="001E13CE"/>
    <w:rsid w:val="001E5D13"/>
    <w:rsid w:val="001E611F"/>
    <w:rsid w:val="001E6F11"/>
    <w:rsid w:val="001E784C"/>
    <w:rsid w:val="001F15AA"/>
    <w:rsid w:val="001F4FFC"/>
    <w:rsid w:val="001F7ACA"/>
    <w:rsid w:val="002028F7"/>
    <w:rsid w:val="002064F8"/>
    <w:rsid w:val="00223DCF"/>
    <w:rsid w:val="002255E4"/>
    <w:rsid w:val="00225D58"/>
    <w:rsid w:val="00226A92"/>
    <w:rsid w:val="00227BD7"/>
    <w:rsid w:val="0024465A"/>
    <w:rsid w:val="00253791"/>
    <w:rsid w:val="00254493"/>
    <w:rsid w:val="00255586"/>
    <w:rsid w:val="00256AAB"/>
    <w:rsid w:val="00264B3F"/>
    <w:rsid w:val="00266987"/>
    <w:rsid w:val="00267FC6"/>
    <w:rsid w:val="002705E4"/>
    <w:rsid w:val="00270B1B"/>
    <w:rsid w:val="00276602"/>
    <w:rsid w:val="00283A91"/>
    <w:rsid w:val="00286CA8"/>
    <w:rsid w:val="00292E9C"/>
    <w:rsid w:val="002A0923"/>
    <w:rsid w:val="002A0AD2"/>
    <w:rsid w:val="002A0B2C"/>
    <w:rsid w:val="002A352E"/>
    <w:rsid w:val="002A3C18"/>
    <w:rsid w:val="002B530D"/>
    <w:rsid w:val="002B5AA6"/>
    <w:rsid w:val="002B5E86"/>
    <w:rsid w:val="002B6CBB"/>
    <w:rsid w:val="002D197F"/>
    <w:rsid w:val="002D41FA"/>
    <w:rsid w:val="002D48D0"/>
    <w:rsid w:val="002E53BF"/>
    <w:rsid w:val="002F14B6"/>
    <w:rsid w:val="00300320"/>
    <w:rsid w:val="003007AA"/>
    <w:rsid w:val="00305D61"/>
    <w:rsid w:val="00307224"/>
    <w:rsid w:val="003101A3"/>
    <w:rsid w:val="00316009"/>
    <w:rsid w:val="00324214"/>
    <w:rsid w:val="00330B79"/>
    <w:rsid w:val="00331B71"/>
    <w:rsid w:val="00333B1C"/>
    <w:rsid w:val="0034061C"/>
    <w:rsid w:val="003444A0"/>
    <w:rsid w:val="00352739"/>
    <w:rsid w:val="00356B63"/>
    <w:rsid w:val="00371D97"/>
    <w:rsid w:val="00372C69"/>
    <w:rsid w:val="00372EBB"/>
    <w:rsid w:val="00374EA4"/>
    <w:rsid w:val="0037565D"/>
    <w:rsid w:val="003766CB"/>
    <w:rsid w:val="00386F1E"/>
    <w:rsid w:val="003A1CD7"/>
    <w:rsid w:val="003A435D"/>
    <w:rsid w:val="003A63DD"/>
    <w:rsid w:val="003A7EBD"/>
    <w:rsid w:val="003B00B6"/>
    <w:rsid w:val="003B0AC8"/>
    <w:rsid w:val="003C6F23"/>
    <w:rsid w:val="003C7B7D"/>
    <w:rsid w:val="003D2149"/>
    <w:rsid w:val="003D51EF"/>
    <w:rsid w:val="003D64B5"/>
    <w:rsid w:val="003D6560"/>
    <w:rsid w:val="003D7E8A"/>
    <w:rsid w:val="003E06AC"/>
    <w:rsid w:val="00400048"/>
    <w:rsid w:val="00400861"/>
    <w:rsid w:val="00401D15"/>
    <w:rsid w:val="0040330A"/>
    <w:rsid w:val="00403503"/>
    <w:rsid w:val="00407CB4"/>
    <w:rsid w:val="00412473"/>
    <w:rsid w:val="0042535F"/>
    <w:rsid w:val="00426D77"/>
    <w:rsid w:val="00426E4D"/>
    <w:rsid w:val="00427DFC"/>
    <w:rsid w:val="0043066D"/>
    <w:rsid w:val="00431186"/>
    <w:rsid w:val="00437053"/>
    <w:rsid w:val="00451631"/>
    <w:rsid w:val="004563BA"/>
    <w:rsid w:val="0046025E"/>
    <w:rsid w:val="004628B4"/>
    <w:rsid w:val="00463009"/>
    <w:rsid w:val="00471A11"/>
    <w:rsid w:val="00474F6B"/>
    <w:rsid w:val="00490A3C"/>
    <w:rsid w:val="00490A51"/>
    <w:rsid w:val="004912B1"/>
    <w:rsid w:val="00497155"/>
    <w:rsid w:val="004A2108"/>
    <w:rsid w:val="004A72F3"/>
    <w:rsid w:val="004A7BAB"/>
    <w:rsid w:val="004B221B"/>
    <w:rsid w:val="004B61CD"/>
    <w:rsid w:val="004C2212"/>
    <w:rsid w:val="004C3F83"/>
    <w:rsid w:val="004C7264"/>
    <w:rsid w:val="004D11CF"/>
    <w:rsid w:val="004D2742"/>
    <w:rsid w:val="004E0C22"/>
    <w:rsid w:val="004E1378"/>
    <w:rsid w:val="004E325A"/>
    <w:rsid w:val="004E3340"/>
    <w:rsid w:val="004E39A6"/>
    <w:rsid w:val="004E4475"/>
    <w:rsid w:val="004E725F"/>
    <w:rsid w:val="004E7AD9"/>
    <w:rsid w:val="004F098E"/>
    <w:rsid w:val="004F22E1"/>
    <w:rsid w:val="004F7C08"/>
    <w:rsid w:val="00502AEA"/>
    <w:rsid w:val="00502F45"/>
    <w:rsid w:val="005047A6"/>
    <w:rsid w:val="00504A06"/>
    <w:rsid w:val="00504F41"/>
    <w:rsid w:val="00506538"/>
    <w:rsid w:val="005079D0"/>
    <w:rsid w:val="00507A3F"/>
    <w:rsid w:val="005107CC"/>
    <w:rsid w:val="00513FEF"/>
    <w:rsid w:val="00522895"/>
    <w:rsid w:val="00533E76"/>
    <w:rsid w:val="00534682"/>
    <w:rsid w:val="00537540"/>
    <w:rsid w:val="00542600"/>
    <w:rsid w:val="00550377"/>
    <w:rsid w:val="00552A66"/>
    <w:rsid w:val="005568A0"/>
    <w:rsid w:val="00571F44"/>
    <w:rsid w:val="005729A0"/>
    <w:rsid w:val="00575497"/>
    <w:rsid w:val="00576143"/>
    <w:rsid w:val="005823C9"/>
    <w:rsid w:val="005916C1"/>
    <w:rsid w:val="00595C0A"/>
    <w:rsid w:val="005A5BFF"/>
    <w:rsid w:val="005B363E"/>
    <w:rsid w:val="005B3FD8"/>
    <w:rsid w:val="005C023B"/>
    <w:rsid w:val="005C076E"/>
    <w:rsid w:val="005C2C4D"/>
    <w:rsid w:val="005C3ADC"/>
    <w:rsid w:val="005C51FE"/>
    <w:rsid w:val="005C63FB"/>
    <w:rsid w:val="005D351B"/>
    <w:rsid w:val="005D5A41"/>
    <w:rsid w:val="005D6B02"/>
    <w:rsid w:val="00610598"/>
    <w:rsid w:val="00617E40"/>
    <w:rsid w:val="00620574"/>
    <w:rsid w:val="00621BBB"/>
    <w:rsid w:val="00625661"/>
    <w:rsid w:val="006272AD"/>
    <w:rsid w:val="00640363"/>
    <w:rsid w:val="00644E43"/>
    <w:rsid w:val="00645BAA"/>
    <w:rsid w:val="00646976"/>
    <w:rsid w:val="00660847"/>
    <w:rsid w:val="00660890"/>
    <w:rsid w:val="00660EE0"/>
    <w:rsid w:val="00661FB8"/>
    <w:rsid w:val="00663AC9"/>
    <w:rsid w:val="00664E90"/>
    <w:rsid w:val="006655A8"/>
    <w:rsid w:val="0066769F"/>
    <w:rsid w:val="0067319C"/>
    <w:rsid w:val="00680036"/>
    <w:rsid w:val="00686F88"/>
    <w:rsid w:val="006879B7"/>
    <w:rsid w:val="00687C06"/>
    <w:rsid w:val="00691F4B"/>
    <w:rsid w:val="00693790"/>
    <w:rsid w:val="0069749D"/>
    <w:rsid w:val="006A01B8"/>
    <w:rsid w:val="006B20F6"/>
    <w:rsid w:val="006B2357"/>
    <w:rsid w:val="006B2633"/>
    <w:rsid w:val="006B263C"/>
    <w:rsid w:val="006C16C4"/>
    <w:rsid w:val="006D4DA3"/>
    <w:rsid w:val="006D569D"/>
    <w:rsid w:val="006E11E5"/>
    <w:rsid w:val="006E6212"/>
    <w:rsid w:val="006E73DF"/>
    <w:rsid w:val="00703B86"/>
    <w:rsid w:val="007052F8"/>
    <w:rsid w:val="00723C8D"/>
    <w:rsid w:val="00725962"/>
    <w:rsid w:val="00732180"/>
    <w:rsid w:val="00735952"/>
    <w:rsid w:val="007414E6"/>
    <w:rsid w:val="00750FF9"/>
    <w:rsid w:val="00754FDE"/>
    <w:rsid w:val="00756EB2"/>
    <w:rsid w:val="00762A8F"/>
    <w:rsid w:val="00763FAF"/>
    <w:rsid w:val="00770DD0"/>
    <w:rsid w:val="007768E0"/>
    <w:rsid w:val="00782769"/>
    <w:rsid w:val="00784159"/>
    <w:rsid w:val="00784632"/>
    <w:rsid w:val="00785770"/>
    <w:rsid w:val="00786263"/>
    <w:rsid w:val="007867E3"/>
    <w:rsid w:val="00791768"/>
    <w:rsid w:val="00796691"/>
    <w:rsid w:val="00797A89"/>
    <w:rsid w:val="007A454A"/>
    <w:rsid w:val="007A4BEF"/>
    <w:rsid w:val="007B04C9"/>
    <w:rsid w:val="007C7295"/>
    <w:rsid w:val="007D04DF"/>
    <w:rsid w:val="007D7813"/>
    <w:rsid w:val="007E7C38"/>
    <w:rsid w:val="007E7D12"/>
    <w:rsid w:val="0081215D"/>
    <w:rsid w:val="00815D8F"/>
    <w:rsid w:val="00824483"/>
    <w:rsid w:val="00825D02"/>
    <w:rsid w:val="00830EE2"/>
    <w:rsid w:val="00831E5F"/>
    <w:rsid w:val="0083254D"/>
    <w:rsid w:val="008363C9"/>
    <w:rsid w:val="00837E3B"/>
    <w:rsid w:val="00841C02"/>
    <w:rsid w:val="00842430"/>
    <w:rsid w:val="00842834"/>
    <w:rsid w:val="00842BE1"/>
    <w:rsid w:val="00846D9E"/>
    <w:rsid w:val="0085669E"/>
    <w:rsid w:val="00861529"/>
    <w:rsid w:val="00863122"/>
    <w:rsid w:val="0086361F"/>
    <w:rsid w:val="008637F7"/>
    <w:rsid w:val="00870341"/>
    <w:rsid w:val="00871D25"/>
    <w:rsid w:val="00890BDB"/>
    <w:rsid w:val="008A06C8"/>
    <w:rsid w:val="008A1B0F"/>
    <w:rsid w:val="008A3BF0"/>
    <w:rsid w:val="008A7FF3"/>
    <w:rsid w:val="008B31F8"/>
    <w:rsid w:val="008B51B8"/>
    <w:rsid w:val="008B7172"/>
    <w:rsid w:val="008D1AAA"/>
    <w:rsid w:val="008D77C7"/>
    <w:rsid w:val="008F425E"/>
    <w:rsid w:val="00901137"/>
    <w:rsid w:val="0090470B"/>
    <w:rsid w:val="00905FAE"/>
    <w:rsid w:val="00906E20"/>
    <w:rsid w:val="00911808"/>
    <w:rsid w:val="0093433C"/>
    <w:rsid w:val="0093754E"/>
    <w:rsid w:val="009518D0"/>
    <w:rsid w:val="009548DE"/>
    <w:rsid w:val="009564AE"/>
    <w:rsid w:val="009629E5"/>
    <w:rsid w:val="00962E7D"/>
    <w:rsid w:val="00965F0A"/>
    <w:rsid w:val="0096619D"/>
    <w:rsid w:val="00973541"/>
    <w:rsid w:val="00974868"/>
    <w:rsid w:val="009766AF"/>
    <w:rsid w:val="00982428"/>
    <w:rsid w:val="00985C2C"/>
    <w:rsid w:val="00990D06"/>
    <w:rsid w:val="009A2E3E"/>
    <w:rsid w:val="009A42DB"/>
    <w:rsid w:val="009A5FF8"/>
    <w:rsid w:val="009B5342"/>
    <w:rsid w:val="009D157E"/>
    <w:rsid w:val="009D6901"/>
    <w:rsid w:val="009E3FF8"/>
    <w:rsid w:val="009E6095"/>
    <w:rsid w:val="009F0A78"/>
    <w:rsid w:val="009F50E6"/>
    <w:rsid w:val="00A10533"/>
    <w:rsid w:val="00A1415B"/>
    <w:rsid w:val="00A148D3"/>
    <w:rsid w:val="00A166E2"/>
    <w:rsid w:val="00A26DED"/>
    <w:rsid w:val="00A337F0"/>
    <w:rsid w:val="00A40833"/>
    <w:rsid w:val="00A4101E"/>
    <w:rsid w:val="00A4305B"/>
    <w:rsid w:val="00A51A93"/>
    <w:rsid w:val="00A5216C"/>
    <w:rsid w:val="00A521DC"/>
    <w:rsid w:val="00A54A2E"/>
    <w:rsid w:val="00A61E38"/>
    <w:rsid w:val="00A71B9A"/>
    <w:rsid w:val="00A824C9"/>
    <w:rsid w:val="00A8456C"/>
    <w:rsid w:val="00A84F27"/>
    <w:rsid w:val="00A90A3D"/>
    <w:rsid w:val="00AA011C"/>
    <w:rsid w:val="00AA5588"/>
    <w:rsid w:val="00AA69A7"/>
    <w:rsid w:val="00AB297E"/>
    <w:rsid w:val="00AB344D"/>
    <w:rsid w:val="00AC0D9B"/>
    <w:rsid w:val="00AC2E4F"/>
    <w:rsid w:val="00AC76F2"/>
    <w:rsid w:val="00AD11DD"/>
    <w:rsid w:val="00AD72EE"/>
    <w:rsid w:val="00AE4730"/>
    <w:rsid w:val="00AE4BA4"/>
    <w:rsid w:val="00AE4E2F"/>
    <w:rsid w:val="00AE6D74"/>
    <w:rsid w:val="00AF0A54"/>
    <w:rsid w:val="00AF2094"/>
    <w:rsid w:val="00B0014A"/>
    <w:rsid w:val="00B17CD8"/>
    <w:rsid w:val="00B201DB"/>
    <w:rsid w:val="00B212BC"/>
    <w:rsid w:val="00B22AE5"/>
    <w:rsid w:val="00B24831"/>
    <w:rsid w:val="00B24943"/>
    <w:rsid w:val="00B2714A"/>
    <w:rsid w:val="00B309F9"/>
    <w:rsid w:val="00B33F91"/>
    <w:rsid w:val="00B352EE"/>
    <w:rsid w:val="00B44B21"/>
    <w:rsid w:val="00B54793"/>
    <w:rsid w:val="00B6405F"/>
    <w:rsid w:val="00B64224"/>
    <w:rsid w:val="00B67BF1"/>
    <w:rsid w:val="00B7219F"/>
    <w:rsid w:val="00B7264C"/>
    <w:rsid w:val="00B72738"/>
    <w:rsid w:val="00B73DEC"/>
    <w:rsid w:val="00B768E2"/>
    <w:rsid w:val="00B81B1C"/>
    <w:rsid w:val="00B81EF0"/>
    <w:rsid w:val="00B87386"/>
    <w:rsid w:val="00B949B4"/>
    <w:rsid w:val="00BA103A"/>
    <w:rsid w:val="00BA4BA4"/>
    <w:rsid w:val="00BC0073"/>
    <w:rsid w:val="00BC2474"/>
    <w:rsid w:val="00BC389B"/>
    <w:rsid w:val="00BC76CA"/>
    <w:rsid w:val="00BD3A1A"/>
    <w:rsid w:val="00BD69AB"/>
    <w:rsid w:val="00BD6B2B"/>
    <w:rsid w:val="00BE365B"/>
    <w:rsid w:val="00BE5583"/>
    <w:rsid w:val="00BE6758"/>
    <w:rsid w:val="00BF2E0B"/>
    <w:rsid w:val="00BF4080"/>
    <w:rsid w:val="00BF48E9"/>
    <w:rsid w:val="00BF4956"/>
    <w:rsid w:val="00BF5EEF"/>
    <w:rsid w:val="00C07CED"/>
    <w:rsid w:val="00C160E0"/>
    <w:rsid w:val="00C2457E"/>
    <w:rsid w:val="00C26F0E"/>
    <w:rsid w:val="00C319BC"/>
    <w:rsid w:val="00C44E9E"/>
    <w:rsid w:val="00C45EFA"/>
    <w:rsid w:val="00C46977"/>
    <w:rsid w:val="00C47478"/>
    <w:rsid w:val="00C5566B"/>
    <w:rsid w:val="00C55EE0"/>
    <w:rsid w:val="00C66331"/>
    <w:rsid w:val="00C67E31"/>
    <w:rsid w:val="00C73E90"/>
    <w:rsid w:val="00C744F9"/>
    <w:rsid w:val="00C77253"/>
    <w:rsid w:val="00C824C5"/>
    <w:rsid w:val="00C84F5C"/>
    <w:rsid w:val="00C903B4"/>
    <w:rsid w:val="00C9291E"/>
    <w:rsid w:val="00C938E7"/>
    <w:rsid w:val="00C95A3F"/>
    <w:rsid w:val="00C96ADC"/>
    <w:rsid w:val="00CA0DB9"/>
    <w:rsid w:val="00CA620D"/>
    <w:rsid w:val="00CA654A"/>
    <w:rsid w:val="00CB2180"/>
    <w:rsid w:val="00CB271E"/>
    <w:rsid w:val="00CB3BAF"/>
    <w:rsid w:val="00CB53B8"/>
    <w:rsid w:val="00CB599D"/>
    <w:rsid w:val="00CB6A38"/>
    <w:rsid w:val="00CB6C5F"/>
    <w:rsid w:val="00CD24CB"/>
    <w:rsid w:val="00CD300B"/>
    <w:rsid w:val="00CD6498"/>
    <w:rsid w:val="00CD7C27"/>
    <w:rsid w:val="00CE0A7A"/>
    <w:rsid w:val="00CE4B79"/>
    <w:rsid w:val="00CE6196"/>
    <w:rsid w:val="00CE6B8A"/>
    <w:rsid w:val="00CE6E95"/>
    <w:rsid w:val="00D0125D"/>
    <w:rsid w:val="00D127BA"/>
    <w:rsid w:val="00D12D1D"/>
    <w:rsid w:val="00D14580"/>
    <w:rsid w:val="00D153B8"/>
    <w:rsid w:val="00D2135C"/>
    <w:rsid w:val="00D363F5"/>
    <w:rsid w:val="00D364FC"/>
    <w:rsid w:val="00D36AEA"/>
    <w:rsid w:val="00D36FBA"/>
    <w:rsid w:val="00D4134F"/>
    <w:rsid w:val="00D41603"/>
    <w:rsid w:val="00D447E1"/>
    <w:rsid w:val="00D54867"/>
    <w:rsid w:val="00D55248"/>
    <w:rsid w:val="00D5564F"/>
    <w:rsid w:val="00D55953"/>
    <w:rsid w:val="00D626E9"/>
    <w:rsid w:val="00D6424C"/>
    <w:rsid w:val="00D66DED"/>
    <w:rsid w:val="00D70BB6"/>
    <w:rsid w:val="00D83748"/>
    <w:rsid w:val="00D83854"/>
    <w:rsid w:val="00D84362"/>
    <w:rsid w:val="00D845E6"/>
    <w:rsid w:val="00D90C58"/>
    <w:rsid w:val="00D93A5B"/>
    <w:rsid w:val="00D9549F"/>
    <w:rsid w:val="00DA05FF"/>
    <w:rsid w:val="00DA0CEE"/>
    <w:rsid w:val="00DA5C07"/>
    <w:rsid w:val="00DA5D59"/>
    <w:rsid w:val="00DA75F0"/>
    <w:rsid w:val="00DB21E2"/>
    <w:rsid w:val="00DB28C3"/>
    <w:rsid w:val="00DB416C"/>
    <w:rsid w:val="00DB66A2"/>
    <w:rsid w:val="00DC5087"/>
    <w:rsid w:val="00DD14B0"/>
    <w:rsid w:val="00DD4DDB"/>
    <w:rsid w:val="00DD577A"/>
    <w:rsid w:val="00DD6988"/>
    <w:rsid w:val="00DE5EE9"/>
    <w:rsid w:val="00DE6AAD"/>
    <w:rsid w:val="00DF1F48"/>
    <w:rsid w:val="00DF3E1F"/>
    <w:rsid w:val="00DF5E2D"/>
    <w:rsid w:val="00DF7719"/>
    <w:rsid w:val="00E04A64"/>
    <w:rsid w:val="00E107EC"/>
    <w:rsid w:val="00E11E8A"/>
    <w:rsid w:val="00E20C54"/>
    <w:rsid w:val="00E30E48"/>
    <w:rsid w:val="00E31FD0"/>
    <w:rsid w:val="00E33A68"/>
    <w:rsid w:val="00E35A3A"/>
    <w:rsid w:val="00E52C25"/>
    <w:rsid w:val="00E52D40"/>
    <w:rsid w:val="00E55CF1"/>
    <w:rsid w:val="00E56971"/>
    <w:rsid w:val="00E67D62"/>
    <w:rsid w:val="00E7178B"/>
    <w:rsid w:val="00E74CD9"/>
    <w:rsid w:val="00E813DB"/>
    <w:rsid w:val="00E82F8E"/>
    <w:rsid w:val="00E83485"/>
    <w:rsid w:val="00E87DB7"/>
    <w:rsid w:val="00E9167E"/>
    <w:rsid w:val="00E95EBB"/>
    <w:rsid w:val="00EA1936"/>
    <w:rsid w:val="00EA3A3A"/>
    <w:rsid w:val="00EB0499"/>
    <w:rsid w:val="00EB0AE0"/>
    <w:rsid w:val="00EB1517"/>
    <w:rsid w:val="00EB1BE8"/>
    <w:rsid w:val="00EB7B52"/>
    <w:rsid w:val="00EB7EE9"/>
    <w:rsid w:val="00EC2F7D"/>
    <w:rsid w:val="00EC33CE"/>
    <w:rsid w:val="00EC4634"/>
    <w:rsid w:val="00EC4AF6"/>
    <w:rsid w:val="00EC6226"/>
    <w:rsid w:val="00EC6570"/>
    <w:rsid w:val="00EC6778"/>
    <w:rsid w:val="00EC6A57"/>
    <w:rsid w:val="00ED1CF0"/>
    <w:rsid w:val="00ED20FF"/>
    <w:rsid w:val="00ED28CC"/>
    <w:rsid w:val="00ED32D1"/>
    <w:rsid w:val="00ED3EF1"/>
    <w:rsid w:val="00EE0AE5"/>
    <w:rsid w:val="00EE1951"/>
    <w:rsid w:val="00EE3C27"/>
    <w:rsid w:val="00EE4344"/>
    <w:rsid w:val="00EE66F8"/>
    <w:rsid w:val="00EE6A5E"/>
    <w:rsid w:val="00EF09FE"/>
    <w:rsid w:val="00EF0A1E"/>
    <w:rsid w:val="00F12E32"/>
    <w:rsid w:val="00F13DEF"/>
    <w:rsid w:val="00F15056"/>
    <w:rsid w:val="00F207EA"/>
    <w:rsid w:val="00F22DF5"/>
    <w:rsid w:val="00F33B7A"/>
    <w:rsid w:val="00F33C98"/>
    <w:rsid w:val="00F367BA"/>
    <w:rsid w:val="00F420DD"/>
    <w:rsid w:val="00F426BC"/>
    <w:rsid w:val="00F502AF"/>
    <w:rsid w:val="00F511D8"/>
    <w:rsid w:val="00F5177D"/>
    <w:rsid w:val="00F51A0E"/>
    <w:rsid w:val="00F5711C"/>
    <w:rsid w:val="00F6217F"/>
    <w:rsid w:val="00F63015"/>
    <w:rsid w:val="00F63EFD"/>
    <w:rsid w:val="00F65E67"/>
    <w:rsid w:val="00F7101D"/>
    <w:rsid w:val="00F74A50"/>
    <w:rsid w:val="00F74BC9"/>
    <w:rsid w:val="00F82B7B"/>
    <w:rsid w:val="00F86A26"/>
    <w:rsid w:val="00F8752E"/>
    <w:rsid w:val="00F93491"/>
    <w:rsid w:val="00F940DA"/>
    <w:rsid w:val="00F94E2B"/>
    <w:rsid w:val="00FA2531"/>
    <w:rsid w:val="00FB0AF8"/>
    <w:rsid w:val="00FC0C16"/>
    <w:rsid w:val="00FC5713"/>
    <w:rsid w:val="00FD4093"/>
    <w:rsid w:val="00FD4E0E"/>
    <w:rsid w:val="00FE10EF"/>
    <w:rsid w:val="00FE4620"/>
    <w:rsid w:val="00FE654F"/>
    <w:rsid w:val="00FF031A"/>
    <w:rsid w:val="00FF2AE2"/>
    <w:rsid w:val="00FF2BE2"/>
    <w:rsid w:val="15097E1C"/>
    <w:rsid w:val="300F512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f" fillcolor="black" strokecolor="#0d0d0d">
      <v:fill on="f" color="black"/>
      <v:stroke weight=".25pt" color="#0d0d0d"/>
      <v:shadow on="t" type="perspective" color="#7f7f7f" opacity=".5" offset="1pt" offset2="-1pt"/>
      <v:textbox inset="5.85pt,.7pt,5.85pt,.7pt"/>
    </o:shapedefaults>
    <o:shapelayout v:ext="edit">
      <o:idmap v:ext="edit" data="2"/>
    </o:shapelayout>
  </w:shapeDefaults>
  <w:decimalSymbol w:val="."/>
  <w:listSeparator w:val=","/>
  <w14:docId w14:val="0DE237F2"/>
  <w15:docId w15:val="{30DB9DC7-E7E3-490D-A4AA-74B468C7A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entury" w:hAnsi="Century" w:eastAsia="ＭＳ 明朝"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a" w:default="1">
    <w:name w:val="Normal"/>
    <w:qFormat/>
    <w:rsid w:val="00C744F9"/>
    <w:pPr>
      <w:widowControl w:val="0"/>
      <w:jc w:val="both"/>
    </w:pPr>
    <w:rPr>
      <w:kern w:val="2"/>
      <w:sz w:val="21"/>
      <w:szCs w:val="24"/>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header"/>
    <w:basedOn w:val="a"/>
    <w:rsid w:val="00D5564F"/>
    <w:pPr>
      <w:tabs>
        <w:tab w:val="center" w:pos="4252"/>
        <w:tab w:val="right" w:pos="8504"/>
      </w:tabs>
      <w:snapToGrid w:val="0"/>
    </w:pPr>
  </w:style>
  <w:style w:type="paragraph" w:styleId="a4">
    <w:name w:val="footer"/>
    <w:basedOn w:val="a"/>
    <w:rsid w:val="00D5564F"/>
    <w:pPr>
      <w:tabs>
        <w:tab w:val="center" w:pos="4252"/>
        <w:tab w:val="right" w:pos="8504"/>
      </w:tabs>
      <w:snapToGrid w:val="0"/>
    </w:pPr>
  </w:style>
  <w:style w:type="paragraph" w:styleId="a5">
    <w:name w:val="Note Heading"/>
    <w:basedOn w:val="a"/>
    <w:next w:val="a"/>
    <w:rsid w:val="00D5564F"/>
    <w:pPr>
      <w:jc w:val="center"/>
    </w:pPr>
  </w:style>
  <w:style w:type="character" w:styleId="a6">
    <w:name w:val="page number"/>
    <w:basedOn w:val="a0"/>
    <w:rsid w:val="00D5564F"/>
  </w:style>
  <w:style w:type="paragraph" w:styleId="a7">
    <w:name w:val="Date"/>
    <w:basedOn w:val="a"/>
    <w:next w:val="a"/>
    <w:rsid w:val="00D5564F"/>
  </w:style>
  <w:style w:type="paragraph" w:styleId="a8">
    <w:name w:val="Balloon Text"/>
    <w:basedOn w:val="a"/>
    <w:semiHidden/>
    <w:rsid w:val="00D5564F"/>
    <w:rPr>
      <w:rFonts w:ascii="Arial" w:hAnsi="Arial" w:eastAsia="ＭＳ ゴシック"/>
      <w:sz w:val="18"/>
      <w:szCs w:val="18"/>
    </w:rPr>
  </w:style>
  <w:style w:type="paragraph" w:styleId="a9">
    <w:name w:val="Revision"/>
    <w:hidden/>
    <w:uiPriority w:val="99"/>
    <w:semiHidden/>
    <w:rsid w:val="00264B3F"/>
    <w:rPr>
      <w:kern w:val="2"/>
      <w:sz w:val="21"/>
      <w:szCs w:val="24"/>
    </w:rPr>
  </w:style>
  <w:style w:type="character" w:styleId="aa">
    <w:name w:val="annotation reference"/>
    <w:basedOn w:val="a0"/>
    <w:rsid w:val="00C26F0E"/>
    <w:rPr>
      <w:sz w:val="18"/>
      <w:szCs w:val="18"/>
    </w:rPr>
  </w:style>
  <w:style w:type="paragraph" w:styleId="ab">
    <w:name w:val="annotation text"/>
    <w:basedOn w:val="a"/>
    <w:link w:val="ac"/>
    <w:rsid w:val="00C26F0E"/>
    <w:pPr>
      <w:jc w:val="left"/>
    </w:pPr>
  </w:style>
  <w:style w:type="character" w:styleId="ac" w:customStyle="1">
    <w:name w:val="コメント文字列 (文字)"/>
    <w:basedOn w:val="a0"/>
    <w:link w:val="ab"/>
    <w:rsid w:val="00C26F0E"/>
    <w:rPr>
      <w:kern w:val="2"/>
      <w:sz w:val="21"/>
      <w:szCs w:val="24"/>
    </w:rPr>
  </w:style>
  <w:style w:type="paragraph" w:styleId="ad">
    <w:name w:val="annotation subject"/>
    <w:basedOn w:val="ab"/>
    <w:next w:val="ab"/>
    <w:link w:val="ae"/>
    <w:rsid w:val="00C26F0E"/>
    <w:rPr>
      <w:b/>
      <w:bCs/>
    </w:rPr>
  </w:style>
  <w:style w:type="character" w:styleId="ae" w:customStyle="1">
    <w:name w:val="コメント内容 (文字)"/>
    <w:basedOn w:val="ac"/>
    <w:link w:val="ad"/>
    <w:rsid w:val="00C26F0E"/>
    <w:rPr>
      <w:b/>
      <w:bCs/>
      <w:kern w:val="2"/>
      <w:sz w:val="21"/>
      <w:szCs w:val="24"/>
    </w:rPr>
  </w:style>
  <w:style w:type="character" w:styleId="af">
    <w:name w:val="Hyperlink"/>
    <w:basedOn w:val="a0"/>
    <w:uiPriority w:val="99"/>
    <w:unhideWhenUsed/>
    <w:rsid w:val="00490A3C"/>
    <w:rPr>
      <w:color w:val="0000FF" w:themeColor="hyperlink"/>
      <w:u w:val="single"/>
    </w:rPr>
  </w:style>
  <w:style w:type="paragraph" w:styleId="af0">
    <w:name w:val="List Paragraph"/>
    <w:basedOn w:val="a"/>
    <w:uiPriority w:val="34"/>
    <w:qFormat/>
    <w:rsid w:val="00A61E38"/>
    <w:pPr>
      <w:ind w:left="840" w:leftChars="400"/>
    </w:pPr>
  </w:style>
  <w:style w:type="character" w:styleId="af1">
    <w:name w:val="Unresolved Mention"/>
    <w:basedOn w:val="a0"/>
    <w:uiPriority w:val="99"/>
    <w:semiHidden/>
    <w:unhideWhenUsed/>
    <w:rsid w:val="00EB04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9484308">
      <w:bodyDiv w:val="1"/>
      <w:marLeft w:val="0"/>
      <w:marRight w:val="0"/>
      <w:marTop w:val="0"/>
      <w:marBottom w:val="0"/>
      <w:divBdr>
        <w:top w:val="none" w:sz="0" w:space="0" w:color="auto"/>
        <w:left w:val="none" w:sz="0" w:space="0" w:color="auto"/>
        <w:bottom w:val="none" w:sz="0" w:space="0" w:color="auto"/>
        <w:right w:val="none" w:sz="0" w:space="0" w:color="auto"/>
      </w:divBdr>
    </w:div>
    <w:div w:id="1488089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microsoft.com/office/2011/relationships/people" Target="peop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mailto:zempo@iit.tsukuba.ac.jp" TargetMode="Externa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ebf745d-e51e-41ef-a1f1-27fce0363cfd">
      <Terms xmlns="http://schemas.microsoft.com/office/infopath/2007/PartnerControls"/>
    </lcf76f155ced4ddcb4097134ff3c332f>
    <TaxCatchAll xmlns="741f8599-2caa-4da6-a5b0-7d6ff7a9f30b" xsi:nil="true"/>
  </documentManagement>
</p:properties>
</file>

<file path=customXml/item4.xml><?xml version="1.0" encoding="utf-8"?>
<ct:contentTypeSchema xmlns:ct="http://schemas.microsoft.com/office/2006/metadata/contentType" xmlns:ma="http://schemas.microsoft.com/office/2006/metadata/properties/metaAttributes" ct:_="" ma:_="" ma:contentTypeName="ドキュメント" ma:contentTypeID="0x0101008F946816FFA87146BE6EDC5DF7A85DF5" ma:contentTypeVersion="18" ma:contentTypeDescription="新しいドキュメントを作成します。" ma:contentTypeScope="" ma:versionID="28c3e899774bf806f35d993c0e177fb4">
  <xsd:schema xmlns:xsd="http://www.w3.org/2001/XMLSchema" xmlns:xs="http://www.w3.org/2001/XMLSchema" xmlns:p="http://schemas.microsoft.com/office/2006/metadata/properties" xmlns:ns2="cebf745d-e51e-41ef-a1f1-27fce0363cfd" xmlns:ns3="741f8599-2caa-4da6-a5b0-7d6ff7a9f30b" targetNamespace="http://schemas.microsoft.com/office/2006/metadata/properties" ma:root="true" ma:fieldsID="87d76ff393762e0cb5c7c860cfc1bf80" ns2:_="" ns3:_="">
    <xsd:import namespace="cebf745d-e51e-41ef-a1f1-27fce0363cfd"/>
    <xsd:import namespace="741f8599-2caa-4da6-a5b0-7d6ff7a9f30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bf745d-e51e-41ef-a1f1-27fce0363c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画像タグ" ma:readOnly="false" ma:fieldId="{5cf76f15-5ced-4ddc-b409-7134ff3c332f}" ma:taxonomyMulti="true" ma:sspId="2f566ec5-32a6-4ec1-8c14-5dab5ced459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41f8599-2caa-4da6-a5b0-7d6ff7a9f30b" elementFormDefault="qualified">
    <xsd:import namespace="http://schemas.microsoft.com/office/2006/documentManagement/types"/>
    <xsd:import namespace="http://schemas.microsoft.com/office/infopath/2007/PartnerControls"/>
    <xsd:element name="SharedWithUsers" ma:index="19"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共有相手の詳細情報" ma:internalName="SharedWithDetails" ma:readOnly="true">
      <xsd:simpleType>
        <xsd:restriction base="dms:Note">
          <xsd:maxLength value="255"/>
        </xsd:restriction>
      </xsd:simpleType>
    </xsd:element>
    <xsd:element name="TaxCatchAll" ma:index="23" nillable="true" ma:displayName="Taxonomy Catch All Column" ma:hidden="true" ma:list="{e57c12da-7d1a-44d4-9492-79e4bb60a171}" ma:internalName="TaxCatchAll" ma:showField="CatchAllData" ma:web="741f8599-2caa-4da6-a5b0-7d6ff7a9f3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C39A164-D657-48C9-987C-F8889C13F851}">
  <ds:schemaRefs>
    <ds:schemaRef ds:uri="http://schemas.microsoft.com/sharepoint/v3/contenttype/forms"/>
  </ds:schemaRefs>
</ds:datastoreItem>
</file>

<file path=customXml/itemProps2.xml><?xml version="1.0" encoding="utf-8"?>
<ds:datastoreItem xmlns:ds="http://schemas.openxmlformats.org/officeDocument/2006/customXml" ds:itemID="{995E1C36-0130-4DAF-9B09-6307DD0B1FC7}">
  <ds:schemaRefs>
    <ds:schemaRef ds:uri="http://schemas.openxmlformats.org/officeDocument/2006/bibliography"/>
  </ds:schemaRefs>
</ds:datastoreItem>
</file>

<file path=customXml/itemProps3.xml><?xml version="1.0" encoding="utf-8"?>
<ds:datastoreItem xmlns:ds="http://schemas.openxmlformats.org/officeDocument/2006/customXml" ds:itemID="{50444081-336B-4DD8-9D5F-D6572F810C23}">
  <ds:schemaRefs>
    <ds:schemaRef ds:uri="http://schemas.microsoft.com/office/2006/metadata/properties"/>
    <ds:schemaRef ds:uri="http://schemas.microsoft.com/office/infopath/2007/PartnerControls"/>
    <ds:schemaRef ds:uri="1193990f-12c1-419c-85f7-c6c7ab733019"/>
    <ds:schemaRef ds:uri="3206ecd6-2fac-49d0-82a2-bfe807696335"/>
  </ds:schemaRefs>
</ds:datastoreItem>
</file>

<file path=customXml/itemProps4.xml><?xml version="1.0" encoding="utf-8"?>
<ds:datastoreItem xmlns:ds="http://schemas.openxmlformats.org/officeDocument/2006/customXml" ds:itemID="{9E7BEA79-A829-4297-B28E-6A2CF4E311D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人間総合科学等支援室体芸支援室</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人間総合科学研究科研究倫理委員会細則（案）</dc:title>
  <dc:creator>hyosida</dc:creator>
  <lastModifiedBy>北守若葉</lastModifiedBy>
  <revision>99</revision>
  <lastPrinted>2021-06-23T06:25:00.0000000Z</lastPrinted>
  <dcterms:created xsi:type="dcterms:W3CDTF">2023-10-11T00:40:00.0000000Z</dcterms:created>
  <dcterms:modified xsi:type="dcterms:W3CDTF">2024-10-15T06:57:21.8646743Z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0x01010069DB97CC86014C488DFF2BC7F2768D96</vt:lpwstr>
  </property>
</Properties>
</file>