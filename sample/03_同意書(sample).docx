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40"/>
      </w:tblGrid>
      <w:tr w:rsidR="00B1479A" w:rsidRPr="00B1479A" w14:paraId="7FD46497" w14:textId="77777777" w:rsidTr="7B9682A7">
        <w:trPr>
          <w:trHeight w:val="8886"/>
        </w:trPr>
        <w:tc>
          <w:tcPr>
            <w:tcW w:w="10440" w:type="dxa"/>
            <w:tcBorders>
              <w:bottom w:val="single" w:sz="18" w:space="0" w:color="auto"/>
            </w:tcBorders>
          </w:tcPr>
          <w:p w14:paraId="00730564" w14:textId="77777777" w:rsidR="0093754E" w:rsidRPr="00B1479A" w:rsidRDefault="0093754E" w:rsidP="00FC0C16">
            <w:pPr>
              <w:rPr>
                <w:rFonts w:ascii="ＭＳ 明朝" w:hAnsi="ＭＳ 明朝"/>
                <w:sz w:val="22"/>
                <w:szCs w:val="22"/>
              </w:rPr>
            </w:pPr>
            <w:r w:rsidRPr="00B1479A">
              <w:rPr>
                <w:rFonts w:ascii="ＭＳ 明朝" w:hAnsi="ＭＳ 明朝" w:hint="eastAsia"/>
                <w:szCs w:val="21"/>
              </w:rPr>
              <w:t xml:space="preserve">　　　　　　　　　　　　　　　　</w:t>
            </w:r>
            <w:r w:rsidR="00DB7F12" w:rsidRPr="00B1479A">
              <w:rPr>
                <w:rFonts w:ascii="ＭＳ 明朝" w:hAnsi="ＭＳ 明朝" w:hint="eastAsia"/>
                <w:szCs w:val="21"/>
              </w:rPr>
              <w:t xml:space="preserve">　</w:t>
            </w:r>
            <w:r w:rsidRPr="00B1479A">
              <w:rPr>
                <w:rFonts w:ascii="ＭＳ 明朝" w:hAnsi="ＭＳ 明朝" w:hint="eastAsia"/>
                <w:szCs w:val="21"/>
              </w:rPr>
              <w:t xml:space="preserve">　　</w:t>
            </w:r>
            <w:r w:rsidRPr="00B1479A">
              <w:rPr>
                <w:rFonts w:ascii="ＭＳ 明朝" w:hAnsi="ＭＳ 明朝" w:hint="eastAsia"/>
                <w:sz w:val="22"/>
                <w:szCs w:val="22"/>
              </w:rPr>
              <w:t xml:space="preserve">　同　　意　　書</w:t>
            </w:r>
          </w:p>
          <w:p w14:paraId="57A27F87" w14:textId="77777777" w:rsidR="0093754E" w:rsidRPr="00B1479A" w:rsidRDefault="0093754E" w:rsidP="00FC0C16">
            <w:pPr>
              <w:rPr>
                <w:rFonts w:ascii="ＭＳ 明朝" w:hAnsi="ＭＳ 明朝"/>
                <w:sz w:val="22"/>
                <w:szCs w:val="22"/>
              </w:rPr>
            </w:pPr>
          </w:p>
          <w:p w14:paraId="100352B6" w14:textId="77777777" w:rsidR="0093754E" w:rsidRPr="00B1479A" w:rsidRDefault="0093754E" w:rsidP="00FC0C16">
            <w:pPr>
              <w:rPr>
                <w:rFonts w:ascii="ＭＳ 明朝" w:hAnsi="ＭＳ 明朝"/>
                <w:sz w:val="22"/>
                <w:szCs w:val="22"/>
              </w:rPr>
            </w:pPr>
            <w:r w:rsidRPr="00B1479A">
              <w:rPr>
                <w:rFonts w:ascii="ＭＳ 明朝" w:hAnsi="ＭＳ 明朝" w:hint="eastAsia"/>
                <w:sz w:val="22"/>
                <w:szCs w:val="22"/>
              </w:rPr>
              <w:t xml:space="preserve">　　筑波大学システム情報系長　殿</w:t>
            </w:r>
          </w:p>
          <w:p w14:paraId="21D032B7" w14:textId="0483C5A3" w:rsidR="7B9682A7" w:rsidRDefault="7B9682A7" w:rsidP="7B9682A7">
            <w:pPr>
              <w:rPr>
                <w:rFonts w:ascii="ＭＳ 明朝" w:hAnsi="ＭＳ 明朝"/>
                <w:sz w:val="22"/>
                <w:szCs w:val="22"/>
              </w:rPr>
            </w:pPr>
          </w:p>
          <w:p w14:paraId="1CDD60A6" w14:textId="42A9383C" w:rsidR="0093754E" w:rsidRPr="00B1479A" w:rsidRDefault="19D62FB9" w:rsidP="7B9682A7">
            <w:pPr>
              <w:ind w:leftChars="105" w:left="220" w:firstLineChars="100" w:firstLine="220"/>
              <w:rPr>
                <w:rFonts w:ascii="ＭＳ 明朝" w:hAnsi="ＭＳ 明朝"/>
                <w:sz w:val="22"/>
                <w:szCs w:val="22"/>
              </w:rPr>
            </w:pPr>
            <w:r w:rsidRPr="7B9682A7">
              <w:rPr>
                <w:rFonts w:ascii="ＭＳ 明朝" w:hAnsi="ＭＳ 明朝"/>
                <w:sz w:val="22"/>
                <w:szCs w:val="22"/>
              </w:rPr>
              <w:t>私は、「課題名：</w:t>
            </w:r>
            <w:r w:rsidR="00F44DE5">
              <w:rPr>
                <w:rFonts w:ascii="ＭＳ 明朝" w:hAnsi="ＭＳ 明朝" w:hint="eastAsia"/>
                <w:sz w:val="22"/>
                <w:szCs w:val="22"/>
              </w:rPr>
              <w:t>○○○○</w:t>
            </w:r>
            <w:r w:rsidRPr="7B9682A7">
              <w:rPr>
                <w:rFonts w:ascii="ＭＳ 明朝" w:hAnsi="ＭＳ 明朝"/>
                <w:sz w:val="22"/>
                <w:szCs w:val="22"/>
              </w:rPr>
              <w:t>」について、研究の目的、方法、研究対象者の必要性、参加に伴うリスクと安全性、危険回避の方法、個人情報の保護およびデータ管理について十分な説明を受け、理解しました。</w:t>
            </w:r>
          </w:p>
          <w:p w14:paraId="55F954E0" w14:textId="29203279" w:rsidR="0093754E" w:rsidRPr="00B1479A" w:rsidRDefault="0093754E" w:rsidP="00A133AA">
            <w:pPr>
              <w:ind w:leftChars="105" w:left="220" w:firstLineChars="100" w:firstLine="220"/>
              <w:rPr>
                <w:rFonts w:ascii="ＭＳ 明朝" w:hAnsi="ＭＳ 明朝"/>
                <w:sz w:val="22"/>
                <w:szCs w:val="22"/>
              </w:rPr>
            </w:pPr>
            <w:r w:rsidRPr="7B9682A7">
              <w:rPr>
                <w:rFonts w:ascii="ＭＳ 明朝" w:hAnsi="ＭＳ 明朝"/>
                <w:sz w:val="22"/>
                <w:szCs w:val="22"/>
              </w:rPr>
              <w:t>説明の際</w:t>
            </w:r>
            <w:r w:rsidR="00525BB1" w:rsidRPr="7B9682A7">
              <w:rPr>
                <w:rFonts w:ascii="ＭＳ 明朝" w:hAnsi="ＭＳ 明朝"/>
                <w:sz w:val="22"/>
                <w:szCs w:val="22"/>
              </w:rPr>
              <w:t>，</w:t>
            </w:r>
            <w:r w:rsidRPr="7B9682A7">
              <w:rPr>
                <w:rFonts w:ascii="ＭＳ 明朝" w:hAnsi="ＭＳ 明朝"/>
                <w:sz w:val="22"/>
                <w:szCs w:val="22"/>
              </w:rPr>
              <w:t>本研究に協力することに同意しなくても何ら不利益を受けないこと</w:t>
            </w:r>
            <w:r w:rsidR="00525BB1" w:rsidRPr="7B9682A7">
              <w:rPr>
                <w:rFonts w:ascii="ＭＳ 明朝" w:hAnsi="ＭＳ 明朝"/>
                <w:sz w:val="22"/>
                <w:szCs w:val="22"/>
              </w:rPr>
              <w:t>，</w:t>
            </w:r>
            <w:r w:rsidRPr="7B9682A7">
              <w:rPr>
                <w:rFonts w:ascii="ＭＳ 明朝" w:hAnsi="ＭＳ 明朝"/>
                <w:sz w:val="22"/>
                <w:szCs w:val="22"/>
              </w:rPr>
              <w:t>さらに</w:t>
            </w:r>
            <w:r w:rsidR="00525BB1" w:rsidRPr="7B9682A7">
              <w:rPr>
                <w:rFonts w:ascii="ＭＳ 明朝" w:hAnsi="ＭＳ 明朝"/>
                <w:sz w:val="22"/>
                <w:szCs w:val="22"/>
              </w:rPr>
              <w:t>，</w:t>
            </w:r>
            <w:r w:rsidRPr="7B9682A7">
              <w:rPr>
                <w:rFonts w:ascii="ＭＳ 明朝" w:hAnsi="ＭＳ 明朝"/>
                <w:sz w:val="22"/>
                <w:szCs w:val="22"/>
              </w:rPr>
              <w:t>同意後も私自身の自由意思により不利益を受けず</w:t>
            </w:r>
            <w:r w:rsidR="00525BB1" w:rsidRPr="7B9682A7">
              <w:rPr>
                <w:rFonts w:ascii="ＭＳ 明朝" w:hAnsi="ＭＳ 明朝"/>
                <w:sz w:val="22"/>
                <w:szCs w:val="22"/>
              </w:rPr>
              <w:t>，</w:t>
            </w:r>
            <w:r w:rsidR="008338B8" w:rsidRPr="7B9682A7">
              <w:rPr>
                <w:rFonts w:ascii="ＭＳ 明朝" w:hAnsi="ＭＳ 明朝"/>
                <w:sz w:val="22"/>
                <w:szCs w:val="22"/>
              </w:rPr>
              <w:t>参加の</w:t>
            </w:r>
            <w:r w:rsidR="73A2BC20" w:rsidRPr="7B9682A7">
              <w:rPr>
                <w:rFonts w:ascii="ＭＳ 明朝" w:hAnsi="ＭＳ 明朝"/>
                <w:sz w:val="22"/>
                <w:szCs w:val="22"/>
              </w:rPr>
              <w:t>同意を</w:t>
            </w:r>
            <w:r w:rsidRPr="7B9682A7">
              <w:rPr>
                <w:rFonts w:ascii="ＭＳ 明朝" w:hAnsi="ＭＳ 明朝"/>
                <w:sz w:val="22"/>
                <w:szCs w:val="22"/>
              </w:rPr>
              <w:t>撤回できることも</w:t>
            </w:r>
            <w:r w:rsidR="2047551A" w:rsidRPr="7B9682A7">
              <w:rPr>
                <w:rFonts w:ascii="ＭＳ 明朝" w:hAnsi="ＭＳ 明朝"/>
                <w:sz w:val="22"/>
                <w:szCs w:val="22"/>
              </w:rPr>
              <w:t>理解し</w:t>
            </w:r>
            <w:r w:rsidRPr="7B9682A7">
              <w:rPr>
                <w:rFonts w:ascii="ＭＳ 明朝" w:hAnsi="ＭＳ 明朝"/>
                <w:sz w:val="22"/>
                <w:szCs w:val="22"/>
              </w:rPr>
              <w:t>ました。</w:t>
            </w:r>
            <w:r w:rsidR="008338B8" w:rsidRPr="7B9682A7">
              <w:rPr>
                <w:rFonts w:ascii="ＭＳ 明朝" w:hAnsi="ＭＳ 明朝"/>
                <w:sz w:val="22"/>
                <w:szCs w:val="22"/>
              </w:rPr>
              <w:t>また</w:t>
            </w:r>
            <w:r w:rsidR="00525BB1" w:rsidRPr="7B9682A7">
              <w:rPr>
                <w:rFonts w:ascii="ＭＳ 明朝" w:hAnsi="ＭＳ 明朝"/>
                <w:sz w:val="22"/>
                <w:szCs w:val="22"/>
              </w:rPr>
              <w:t>，</w:t>
            </w:r>
            <w:r w:rsidR="008338B8" w:rsidRPr="7B9682A7">
              <w:rPr>
                <w:rFonts w:ascii="ＭＳ 明朝" w:hAnsi="ＭＳ 明朝"/>
                <w:sz w:val="22"/>
                <w:szCs w:val="22"/>
              </w:rPr>
              <w:t>研究や実験の終了後であっても</w:t>
            </w:r>
            <w:r w:rsidR="00525BB1" w:rsidRPr="7B9682A7">
              <w:rPr>
                <w:rFonts w:ascii="ＭＳ 明朝" w:hAnsi="ＭＳ 明朝"/>
                <w:sz w:val="22"/>
                <w:szCs w:val="22"/>
              </w:rPr>
              <w:t>，</w:t>
            </w:r>
            <w:r w:rsidR="008338B8" w:rsidRPr="7B9682A7">
              <w:rPr>
                <w:rFonts w:ascii="ＭＳ 明朝" w:hAnsi="ＭＳ 明朝"/>
                <w:sz w:val="22"/>
                <w:szCs w:val="22"/>
              </w:rPr>
              <w:t>枠下に指定の期日迄であれば</w:t>
            </w:r>
            <w:r w:rsidR="00525BB1" w:rsidRPr="7B9682A7">
              <w:rPr>
                <w:rFonts w:ascii="ＭＳ 明朝" w:hAnsi="ＭＳ 明朝"/>
                <w:sz w:val="22"/>
                <w:szCs w:val="22"/>
              </w:rPr>
              <w:t>，</w:t>
            </w:r>
            <w:r w:rsidR="008338B8" w:rsidRPr="7B9682A7">
              <w:rPr>
                <w:rFonts w:ascii="ＭＳ 明朝" w:hAnsi="ＭＳ 明朝"/>
                <w:sz w:val="22"/>
                <w:szCs w:val="22"/>
              </w:rPr>
              <w:t>データ提供の同意を撤回できることも理解しました。</w:t>
            </w:r>
            <w:r w:rsidRPr="7B9682A7">
              <w:rPr>
                <w:rFonts w:ascii="ＭＳ 明朝" w:hAnsi="ＭＳ 明朝"/>
                <w:sz w:val="22"/>
                <w:szCs w:val="22"/>
              </w:rPr>
              <w:t>私は</w:t>
            </w:r>
            <w:r w:rsidR="00525BB1" w:rsidRPr="7B9682A7">
              <w:rPr>
                <w:rFonts w:ascii="ＭＳ 明朝" w:hAnsi="ＭＳ 明朝"/>
                <w:sz w:val="22"/>
                <w:szCs w:val="22"/>
              </w:rPr>
              <w:t>，</w:t>
            </w:r>
            <w:r w:rsidRPr="7B9682A7">
              <w:rPr>
                <w:rFonts w:ascii="ＭＳ 明朝" w:hAnsi="ＭＳ 明朝"/>
                <w:sz w:val="22"/>
                <w:szCs w:val="22"/>
              </w:rPr>
              <w:t>このことを理解した上で</w:t>
            </w:r>
            <w:r w:rsidR="67B990ED" w:rsidRPr="7B9682A7">
              <w:rPr>
                <w:rFonts w:ascii="ＭＳ 明朝" w:hAnsi="ＭＳ 明朝"/>
                <w:sz w:val="22"/>
                <w:szCs w:val="22"/>
              </w:rPr>
              <w:t>研究対象</w:t>
            </w:r>
            <w:r w:rsidRPr="7B9682A7">
              <w:rPr>
                <w:rFonts w:ascii="ＭＳ 明朝" w:hAnsi="ＭＳ 明朝"/>
                <w:sz w:val="22"/>
                <w:szCs w:val="22"/>
              </w:rPr>
              <w:t>者になることに同意します。</w:t>
            </w:r>
          </w:p>
          <w:p w14:paraId="5939F954" w14:textId="77777777" w:rsidR="0093754E" w:rsidRPr="00B1479A" w:rsidRDefault="0093754E" w:rsidP="00FC0C16">
            <w:pPr>
              <w:ind w:firstLineChars="100" w:firstLine="220"/>
              <w:rPr>
                <w:rFonts w:ascii="ＭＳ 明朝" w:hAnsi="ＭＳ 明朝"/>
                <w:sz w:val="22"/>
                <w:szCs w:val="22"/>
              </w:rPr>
            </w:pPr>
          </w:p>
          <w:p w14:paraId="201EF132" w14:textId="278D8DA8" w:rsidR="0093754E" w:rsidRPr="00B1479A" w:rsidRDefault="00262337" w:rsidP="00FC0C16">
            <w:pPr>
              <w:ind w:firstLineChars="100" w:firstLine="220"/>
              <w:rPr>
                <w:rFonts w:ascii="ＭＳ 明朝" w:hAnsi="ＭＳ 明朝"/>
                <w:sz w:val="22"/>
                <w:szCs w:val="22"/>
              </w:rPr>
            </w:pPr>
            <w:r w:rsidRPr="00B1479A">
              <w:rPr>
                <w:rFonts w:ascii="ＭＳ 明朝" w:hAnsi="ＭＳ 明朝" w:hint="eastAsia"/>
                <w:sz w:val="22"/>
                <w:szCs w:val="22"/>
              </w:rPr>
              <w:t>令和</w:t>
            </w:r>
            <w:r w:rsidR="0093754E" w:rsidRPr="00B1479A">
              <w:rPr>
                <w:rFonts w:ascii="ＭＳ 明朝" w:hAnsi="ＭＳ 明朝" w:hint="eastAsia"/>
                <w:sz w:val="22"/>
                <w:szCs w:val="22"/>
              </w:rPr>
              <w:t xml:space="preserve">　　年　　月　　日</w:t>
            </w:r>
          </w:p>
          <w:p w14:paraId="5E17D14C" w14:textId="69956340" w:rsidR="0093754E" w:rsidRPr="00B1479A" w:rsidRDefault="0093754E" w:rsidP="00FC0C16">
            <w:pPr>
              <w:ind w:firstLineChars="100" w:firstLine="220"/>
              <w:rPr>
                <w:rFonts w:ascii="ＭＳ 明朝" w:hAnsi="ＭＳ 明朝"/>
                <w:sz w:val="22"/>
                <w:szCs w:val="22"/>
              </w:rPr>
            </w:pPr>
            <w:r w:rsidRPr="00B1479A">
              <w:rPr>
                <w:rFonts w:ascii="ＭＳ 明朝" w:hAnsi="ＭＳ 明朝" w:hint="eastAsia"/>
                <w:sz w:val="22"/>
                <w:szCs w:val="22"/>
              </w:rPr>
              <w:t xml:space="preserve">　　　　　　　　　　　　　　　　　　　 　　氏　名    　      </w:t>
            </w:r>
            <w:r w:rsidR="00262337" w:rsidRPr="00B1479A">
              <w:rPr>
                <w:rFonts w:ascii="ＭＳ 明朝" w:hAnsi="ＭＳ 明朝" w:hint="eastAsia"/>
                <w:sz w:val="22"/>
                <w:szCs w:val="22"/>
              </w:rPr>
              <w:t xml:space="preserve">　　　</w:t>
            </w:r>
            <w:r w:rsidRPr="00B1479A">
              <w:rPr>
                <w:rFonts w:ascii="ＭＳ 明朝" w:hAnsi="ＭＳ 明朝" w:hint="eastAsia"/>
                <w:sz w:val="22"/>
                <w:szCs w:val="22"/>
              </w:rPr>
              <w:t xml:space="preserve">  </w:t>
            </w:r>
            <w:r w:rsidR="00032AA6" w:rsidRPr="00B1479A">
              <w:rPr>
                <w:rFonts w:ascii="ＭＳ 明朝" w:hAnsi="ＭＳ 明朝" w:hint="eastAsia"/>
                <w:sz w:val="22"/>
                <w:szCs w:val="22"/>
              </w:rPr>
              <w:t xml:space="preserve">　</w:t>
            </w:r>
            <w:r w:rsidR="005D090E" w:rsidRPr="00B1479A">
              <w:rPr>
                <w:rFonts w:ascii="ＭＳ 明朝" w:hAnsi="ＭＳ 明朝" w:hint="eastAsia"/>
                <w:sz w:val="22"/>
                <w:szCs w:val="22"/>
              </w:rPr>
              <w:t>（署名）</w:t>
            </w:r>
            <w:r w:rsidR="00A97E91" w:rsidRPr="00B1479A">
              <w:rPr>
                <w:rFonts w:ascii="ＭＳ 明朝" w:hAnsi="ＭＳ 明朝" w:hint="eastAsia"/>
                <w:sz w:val="22"/>
                <w:szCs w:val="22"/>
              </w:rPr>
              <w:t>□</w:t>
            </w:r>
            <w:r w:rsidR="00A97E91" w:rsidRPr="00B1479A">
              <w:rPr>
                <w:rFonts w:ascii="ＭＳ 明朝" w:hAnsi="ＭＳ 明朝"/>
                <w:sz w:val="22"/>
                <w:szCs w:val="22"/>
              </w:rPr>
              <w:t>18歳未満</w:t>
            </w:r>
          </w:p>
          <w:p w14:paraId="515022C4" w14:textId="77777777" w:rsidR="0009345E" w:rsidRPr="00B1479A" w:rsidRDefault="0009345E" w:rsidP="00FC0C16">
            <w:pPr>
              <w:rPr>
                <w:rFonts w:ascii="ＭＳ 明朝" w:hAnsi="ＭＳ 明朝"/>
                <w:sz w:val="18"/>
                <w:szCs w:val="18"/>
              </w:rPr>
            </w:pPr>
          </w:p>
          <w:p w14:paraId="742D5AB4" w14:textId="77777777" w:rsidR="004E3FD8" w:rsidRPr="00B1479A" w:rsidRDefault="004E3FD8" w:rsidP="00FC0C16">
            <w:pPr>
              <w:rPr>
                <w:rFonts w:ascii="ＭＳ 明朝" w:hAnsi="ＭＳ 明朝"/>
                <w:sz w:val="18"/>
                <w:szCs w:val="18"/>
              </w:rPr>
            </w:pPr>
          </w:p>
          <w:p w14:paraId="3F176A47" w14:textId="77777777" w:rsidR="004E3FD8" w:rsidRPr="00B1479A" w:rsidRDefault="004E3FD8" w:rsidP="00FC0C16">
            <w:pPr>
              <w:rPr>
                <w:rFonts w:ascii="ＭＳ 明朝" w:hAnsi="ＭＳ 明朝"/>
                <w:sz w:val="18"/>
                <w:szCs w:val="18"/>
              </w:rPr>
            </w:pPr>
          </w:p>
          <w:p w14:paraId="54FCFCC2" w14:textId="77777777" w:rsidR="004E3FD8" w:rsidRPr="00B1479A" w:rsidRDefault="004E3FD8" w:rsidP="00FC0C16">
            <w:pPr>
              <w:rPr>
                <w:rFonts w:ascii="ＭＳ 明朝" w:hAnsi="ＭＳ 明朝"/>
                <w:szCs w:val="21"/>
              </w:rPr>
            </w:pPr>
          </w:p>
          <w:p w14:paraId="3FFA174B" w14:textId="77777777" w:rsidR="00A5649F" w:rsidRPr="00B1479A" w:rsidRDefault="00A5649F" w:rsidP="00FC0C16">
            <w:pPr>
              <w:rPr>
                <w:rFonts w:ascii="ＭＳ 明朝" w:hAnsi="ＭＳ 明朝"/>
                <w:sz w:val="22"/>
                <w:szCs w:val="22"/>
              </w:rPr>
            </w:pPr>
          </w:p>
          <w:p w14:paraId="785C698A" w14:textId="2557732C" w:rsidR="0093754E" w:rsidRPr="00B1479A" w:rsidRDefault="6595B005" w:rsidP="7B9682A7">
            <w:pPr>
              <w:ind w:leftChars="105" w:left="220" w:firstLineChars="100" w:firstLine="220"/>
              <w:rPr>
                <w:rFonts w:ascii="ＭＳ 明朝" w:hAnsi="ＭＳ 明朝"/>
                <w:sz w:val="22"/>
                <w:szCs w:val="22"/>
              </w:rPr>
            </w:pPr>
            <w:r w:rsidRPr="7B9682A7">
              <w:rPr>
                <w:rFonts w:ascii="ＭＳ 明朝" w:hAnsi="ＭＳ 明朝"/>
                <w:sz w:val="22"/>
                <w:szCs w:val="22"/>
              </w:rPr>
              <w:t>「</w:t>
            </w:r>
            <w:r w:rsidR="00F44DE5" w:rsidRPr="7B9682A7">
              <w:rPr>
                <w:rFonts w:ascii="ＭＳ 明朝" w:hAnsi="ＭＳ 明朝"/>
                <w:sz w:val="22"/>
                <w:szCs w:val="22"/>
              </w:rPr>
              <w:t>課題名：</w:t>
            </w:r>
            <w:r w:rsidR="00F44DE5">
              <w:rPr>
                <w:rFonts w:ascii="ＭＳ 明朝" w:hAnsi="ＭＳ 明朝" w:hint="eastAsia"/>
                <w:sz w:val="22"/>
                <w:szCs w:val="22"/>
              </w:rPr>
              <w:t>○○○○</w:t>
            </w:r>
            <w:r w:rsidRPr="7B9682A7">
              <w:rPr>
                <w:rFonts w:ascii="ＭＳ 明朝" w:hAnsi="ＭＳ 明朝"/>
                <w:sz w:val="22"/>
                <w:szCs w:val="22"/>
              </w:rPr>
              <w:t>」</w:t>
            </w:r>
            <w:r w:rsidR="0009345E" w:rsidRPr="7B9682A7">
              <w:rPr>
                <w:sz w:val="22"/>
                <w:szCs w:val="22"/>
              </w:rPr>
              <w:t>の研究に</w:t>
            </w:r>
            <w:r w:rsidR="0093754E" w:rsidRPr="7B9682A7">
              <w:rPr>
                <w:rFonts w:ascii="ＭＳ 明朝" w:hAnsi="ＭＳ 明朝"/>
                <w:sz w:val="22"/>
                <w:szCs w:val="22"/>
              </w:rPr>
              <w:t>ついて</w:t>
            </w:r>
            <w:r w:rsidR="00525BB1" w:rsidRPr="7B9682A7">
              <w:rPr>
                <w:rFonts w:ascii="ＭＳ 明朝" w:hAnsi="ＭＳ 明朝"/>
                <w:sz w:val="22"/>
                <w:szCs w:val="22"/>
              </w:rPr>
              <w:t>，</w:t>
            </w:r>
            <w:r w:rsidR="0093754E" w:rsidRPr="7B9682A7">
              <w:rPr>
                <w:rFonts w:ascii="ＭＳ 明朝" w:hAnsi="ＭＳ 明朝"/>
                <w:sz w:val="22"/>
                <w:szCs w:val="22"/>
              </w:rPr>
              <w:t>次の内容について</w:t>
            </w:r>
            <w:r w:rsidR="00262337" w:rsidRPr="7B9682A7">
              <w:rPr>
                <w:rFonts w:ascii="ＭＳ 明朝" w:hAnsi="ＭＳ 明朝"/>
                <w:sz w:val="22"/>
                <w:szCs w:val="22"/>
              </w:rPr>
              <w:t>令和</w:t>
            </w:r>
            <w:r w:rsidR="0093754E" w:rsidRPr="7B9682A7">
              <w:rPr>
                <w:rFonts w:ascii="ＭＳ 明朝" w:hAnsi="ＭＳ 明朝"/>
                <w:sz w:val="22"/>
                <w:szCs w:val="22"/>
              </w:rPr>
              <w:t xml:space="preserve">　</w:t>
            </w:r>
            <w:r w:rsidR="1151E230" w:rsidRPr="7B9682A7">
              <w:rPr>
                <w:rFonts w:ascii="ＭＳ 明朝" w:hAnsi="ＭＳ 明朝"/>
                <w:sz w:val="22"/>
                <w:szCs w:val="22"/>
              </w:rPr>
              <w:t xml:space="preserve">　</w:t>
            </w:r>
            <w:r w:rsidR="0093754E" w:rsidRPr="7B9682A7">
              <w:rPr>
                <w:rFonts w:ascii="ＭＳ 明朝" w:hAnsi="ＭＳ 明朝"/>
                <w:sz w:val="22"/>
                <w:szCs w:val="22"/>
              </w:rPr>
              <w:t xml:space="preserve">年　</w:t>
            </w:r>
            <w:r w:rsidR="1151E230" w:rsidRPr="7B9682A7">
              <w:rPr>
                <w:rFonts w:ascii="ＭＳ 明朝" w:hAnsi="ＭＳ 明朝"/>
                <w:sz w:val="22"/>
                <w:szCs w:val="22"/>
              </w:rPr>
              <w:t xml:space="preserve">　</w:t>
            </w:r>
            <w:r w:rsidR="0093754E" w:rsidRPr="7B9682A7">
              <w:rPr>
                <w:rFonts w:ascii="ＭＳ 明朝" w:hAnsi="ＭＳ 明朝"/>
                <w:sz w:val="22"/>
                <w:szCs w:val="22"/>
              </w:rPr>
              <w:t xml:space="preserve">月　</w:t>
            </w:r>
            <w:r w:rsidR="1151E230" w:rsidRPr="7B9682A7">
              <w:rPr>
                <w:rFonts w:ascii="ＭＳ 明朝" w:hAnsi="ＭＳ 明朝"/>
                <w:sz w:val="22"/>
                <w:szCs w:val="22"/>
              </w:rPr>
              <w:t xml:space="preserve">　</w:t>
            </w:r>
            <w:r w:rsidR="0093754E" w:rsidRPr="7B9682A7">
              <w:rPr>
                <w:rFonts w:ascii="ＭＳ 明朝" w:hAnsi="ＭＳ 明朝"/>
                <w:sz w:val="22"/>
                <w:szCs w:val="22"/>
              </w:rPr>
              <w:t>日に説明を行い</w:t>
            </w:r>
            <w:r w:rsidR="00525BB1" w:rsidRPr="7B9682A7">
              <w:rPr>
                <w:rFonts w:ascii="ＭＳ 明朝" w:hAnsi="ＭＳ 明朝"/>
                <w:sz w:val="22"/>
                <w:szCs w:val="22"/>
              </w:rPr>
              <w:t>，</w:t>
            </w:r>
            <w:r w:rsidR="0093754E" w:rsidRPr="7B9682A7">
              <w:rPr>
                <w:rFonts w:ascii="ＭＳ 明朝" w:hAnsi="ＭＳ 明朝"/>
                <w:sz w:val="22"/>
                <w:szCs w:val="22"/>
              </w:rPr>
              <w:t>上記のとおり同意を得ました。</w:t>
            </w:r>
          </w:p>
          <w:p w14:paraId="5828D406" w14:textId="77777777" w:rsidR="0009345E" w:rsidRPr="00B1479A" w:rsidRDefault="0009345E" w:rsidP="00FC0C16">
            <w:pPr>
              <w:ind w:leftChars="105" w:left="220" w:firstLineChars="100" w:firstLine="220"/>
              <w:rPr>
                <w:rFonts w:ascii="ＭＳ 明朝" w:hAnsi="ＭＳ 明朝"/>
                <w:sz w:val="22"/>
                <w:szCs w:val="22"/>
              </w:rPr>
            </w:pPr>
          </w:p>
          <w:p w14:paraId="0C49D669" w14:textId="6E2B6C0C" w:rsidR="0093754E" w:rsidRPr="00B1479A" w:rsidRDefault="0009345E" w:rsidP="00FC0C16">
            <w:pPr>
              <w:ind w:left="220"/>
              <w:rPr>
                <w:rFonts w:ascii="ＭＳ 明朝" w:hAnsi="ＭＳ 明朝"/>
                <w:sz w:val="22"/>
                <w:szCs w:val="22"/>
              </w:rPr>
            </w:pPr>
            <w:r w:rsidRPr="00B1479A">
              <w:rPr>
                <w:rFonts w:ascii="ＭＳ 明朝" w:hAnsi="ＭＳ 明朝" w:hint="eastAsia"/>
                <w:sz w:val="22"/>
                <w:szCs w:val="22"/>
              </w:rPr>
              <w:t xml:space="preserve">　　　　　　　　　　　　　　　　　</w:t>
            </w:r>
            <w:r w:rsidR="00786722" w:rsidRPr="00B1479A">
              <w:rPr>
                <w:rFonts w:ascii="ＭＳ 明朝" w:hAnsi="ＭＳ 明朝" w:hint="eastAsia"/>
                <w:sz w:val="22"/>
                <w:szCs w:val="22"/>
              </w:rPr>
              <w:t>実施責任者</w:t>
            </w:r>
            <w:r w:rsidR="0093754E" w:rsidRPr="00B1479A">
              <w:rPr>
                <w:rFonts w:ascii="ＭＳ 明朝" w:hAnsi="ＭＳ 明朝" w:hint="eastAsia"/>
                <w:sz w:val="22"/>
                <w:szCs w:val="22"/>
              </w:rPr>
              <w:t xml:space="preserve">　所　属  </w:t>
            </w:r>
            <w:r w:rsidR="00262337" w:rsidRPr="00B1479A">
              <w:rPr>
                <w:rFonts w:hint="eastAsia"/>
                <w:sz w:val="22"/>
                <w:szCs w:val="22"/>
              </w:rPr>
              <w:t>筑波大学</w:t>
            </w:r>
            <w:r w:rsidR="0093754E" w:rsidRPr="00B1479A">
              <w:rPr>
                <w:rFonts w:ascii="ＭＳ 明朝" w:hAnsi="ＭＳ 明朝" w:hint="eastAsia"/>
                <w:sz w:val="22"/>
                <w:szCs w:val="22"/>
              </w:rPr>
              <w:t xml:space="preserve">   </w:t>
            </w:r>
            <w:r w:rsidR="004E3FD8" w:rsidRPr="00B1479A">
              <w:rPr>
                <w:rFonts w:ascii="ＭＳ 明朝" w:hAnsi="ＭＳ 明朝" w:hint="eastAsia"/>
                <w:sz w:val="22"/>
                <w:szCs w:val="22"/>
              </w:rPr>
              <w:t>システム情報系</w:t>
            </w:r>
            <w:r w:rsidR="0093754E" w:rsidRPr="00B1479A">
              <w:rPr>
                <w:rFonts w:ascii="ＭＳ 明朝" w:hAnsi="ＭＳ 明朝" w:hint="eastAsia"/>
                <w:sz w:val="22"/>
                <w:szCs w:val="22"/>
              </w:rPr>
              <w:t xml:space="preserve">   </w:t>
            </w:r>
          </w:p>
          <w:p w14:paraId="61CB87E2" w14:textId="77777777" w:rsidR="0009345E" w:rsidRPr="00B1479A" w:rsidRDefault="0009345E" w:rsidP="00FC0C16">
            <w:pPr>
              <w:ind w:left="220"/>
              <w:rPr>
                <w:rFonts w:ascii="ＭＳ 明朝" w:hAnsi="ＭＳ 明朝"/>
                <w:sz w:val="22"/>
                <w:szCs w:val="22"/>
              </w:rPr>
            </w:pPr>
          </w:p>
          <w:p w14:paraId="5DA087C4" w14:textId="77777777" w:rsidR="005D090E" w:rsidRPr="00B1479A" w:rsidRDefault="005D090E" w:rsidP="00FC0C16">
            <w:pPr>
              <w:ind w:left="220"/>
              <w:rPr>
                <w:rFonts w:ascii="ＭＳ 明朝" w:hAnsi="ＭＳ 明朝"/>
                <w:sz w:val="22"/>
                <w:szCs w:val="22"/>
              </w:rPr>
            </w:pPr>
          </w:p>
          <w:p w14:paraId="0142EEEB" w14:textId="63FD2F4F" w:rsidR="0093754E" w:rsidRPr="00B1479A" w:rsidRDefault="005D090E" w:rsidP="00931716">
            <w:pPr>
              <w:ind w:leftChars="300" w:left="630" w:firstLineChars="394" w:firstLine="867"/>
              <w:rPr>
                <w:rFonts w:ascii="ＭＳ 明朝" w:hAnsi="ＭＳ 明朝"/>
                <w:szCs w:val="21"/>
              </w:rPr>
            </w:pPr>
            <w:r w:rsidRPr="00B1479A">
              <w:rPr>
                <w:rFonts w:ascii="ＭＳ 明朝" w:hAnsi="ＭＳ 明朝" w:hint="eastAsia"/>
                <w:sz w:val="22"/>
                <w:szCs w:val="22"/>
              </w:rPr>
              <w:t xml:space="preserve">　　　　　　　　　　　　　　　　　</w:t>
            </w:r>
            <w:r w:rsidR="0093754E" w:rsidRPr="00B1479A">
              <w:rPr>
                <w:rFonts w:ascii="ＭＳ 明朝" w:hAnsi="ＭＳ 明朝" w:hint="eastAsia"/>
                <w:sz w:val="22"/>
                <w:szCs w:val="22"/>
              </w:rPr>
              <w:t xml:space="preserve">氏　名   </w:t>
            </w:r>
            <w:r w:rsidR="004E3FD8" w:rsidRPr="00B1479A">
              <w:rPr>
                <w:rFonts w:ascii="ＭＳ 明朝" w:hAnsi="ＭＳ 明朝" w:hint="eastAsia"/>
                <w:sz w:val="22"/>
                <w:szCs w:val="22"/>
              </w:rPr>
              <w:t>善甫</w:t>
            </w:r>
            <w:r w:rsidR="004E3FD8" w:rsidRPr="00B1479A">
              <w:rPr>
                <w:rFonts w:ascii="ＭＳ 明朝" w:hAnsi="ＭＳ 明朝"/>
                <w:sz w:val="22"/>
                <w:szCs w:val="22"/>
              </w:rPr>
              <w:t xml:space="preserve"> </w:t>
            </w:r>
            <w:r w:rsidR="004E3FD8" w:rsidRPr="00B1479A">
              <w:rPr>
                <w:rFonts w:ascii="ＭＳ 明朝" w:hAnsi="ＭＳ 明朝" w:hint="eastAsia"/>
                <w:sz w:val="22"/>
                <w:szCs w:val="22"/>
              </w:rPr>
              <w:t>啓一</w:t>
            </w:r>
            <w:r w:rsidR="0093754E" w:rsidRPr="00B1479A">
              <w:rPr>
                <w:rFonts w:ascii="ＭＳ 明朝" w:hAnsi="ＭＳ 明朝" w:hint="eastAsia"/>
                <w:sz w:val="22"/>
                <w:szCs w:val="22"/>
              </w:rPr>
              <w:t xml:space="preserve">  </w:t>
            </w:r>
            <w:r w:rsidRPr="00B1479A">
              <w:rPr>
                <w:rFonts w:ascii="ＭＳ 明朝" w:hAnsi="ＭＳ 明朝" w:hint="eastAsia"/>
                <w:sz w:val="22"/>
                <w:szCs w:val="22"/>
              </w:rPr>
              <w:t>（</w:t>
            </w:r>
            <w:r w:rsidR="0009345E" w:rsidRPr="00B1479A">
              <w:rPr>
                <w:rFonts w:ascii="ＭＳ 明朝" w:hAnsi="ＭＳ 明朝" w:hint="eastAsia"/>
                <w:sz w:val="22"/>
                <w:szCs w:val="22"/>
              </w:rPr>
              <w:t>署名又</w:t>
            </w:r>
            <w:r w:rsidR="00931716" w:rsidRPr="00B1479A">
              <w:rPr>
                <w:rFonts w:ascii="ＭＳ 明朝" w:hAnsi="ＭＳ 明朝" w:hint="eastAsia"/>
                <w:sz w:val="22"/>
                <w:szCs w:val="22"/>
              </w:rPr>
              <w:t>は</w:t>
            </w:r>
            <w:r w:rsidR="0009345E" w:rsidRPr="00B1479A">
              <w:rPr>
                <w:rFonts w:ascii="ＭＳ 明朝" w:hAnsi="ＭＳ 明朝" w:hint="eastAsia"/>
                <w:sz w:val="22"/>
                <w:szCs w:val="22"/>
              </w:rPr>
              <w:t>記名押印</w:t>
            </w:r>
            <w:r w:rsidRPr="00B1479A">
              <w:rPr>
                <w:rFonts w:ascii="ＭＳ 明朝" w:hAnsi="ＭＳ 明朝" w:hint="eastAsia"/>
                <w:sz w:val="22"/>
                <w:szCs w:val="22"/>
              </w:rPr>
              <w:t>）</w:t>
            </w:r>
          </w:p>
        </w:tc>
      </w:tr>
    </w:tbl>
    <w:p w14:paraId="1223F00B" w14:textId="77777777" w:rsidR="003B1623" w:rsidRPr="00B1479A" w:rsidRDefault="003B1623" w:rsidP="00AD1438">
      <w:pPr>
        <w:ind w:leftChars="-127" w:left="-2" w:hangingChars="126" w:hanging="265"/>
        <w:rPr>
          <w:rFonts w:ascii="ＭＳ 明朝" w:hAnsi="ＭＳ 明朝"/>
          <w:szCs w:val="21"/>
        </w:rPr>
      </w:pPr>
    </w:p>
    <w:p w14:paraId="07BC8654" w14:textId="1533C9F5" w:rsidR="003B1623" w:rsidRPr="00B1479A" w:rsidRDefault="008338B8" w:rsidP="008338B8">
      <w:pPr>
        <w:ind w:leftChars="-127" w:left="10" w:hangingChars="126" w:hanging="277"/>
        <w:rPr>
          <w:rFonts w:ascii="ＭＳ 明朝" w:hAnsi="ＭＳ 明朝"/>
          <w:szCs w:val="21"/>
        </w:rPr>
      </w:pPr>
      <w:r w:rsidRPr="00B1479A">
        <w:rPr>
          <w:rFonts w:ascii="ＭＳ 明朝" w:hAnsi="ＭＳ 明朝" w:hint="eastAsia"/>
          <w:sz w:val="22"/>
          <w:szCs w:val="22"/>
        </w:rPr>
        <w:t>データ提供の</w:t>
      </w:r>
      <w:r w:rsidR="00671C30" w:rsidRPr="00B1479A">
        <w:rPr>
          <w:rFonts w:ascii="ＭＳ 明朝" w:hAnsi="ＭＳ 明朝" w:hint="eastAsia"/>
          <w:szCs w:val="21"/>
        </w:rPr>
        <w:t>同意撤回</w:t>
      </w:r>
      <w:r w:rsidR="00A133AA" w:rsidRPr="00B1479A">
        <w:rPr>
          <w:rFonts w:ascii="ＭＳ 明朝" w:hAnsi="ＭＳ 明朝" w:hint="eastAsia"/>
          <w:szCs w:val="21"/>
        </w:rPr>
        <w:t>の期限は同意書署名の日から</w:t>
      </w:r>
      <w:r w:rsidR="00CF25EC" w:rsidRPr="00B1479A">
        <w:rPr>
          <w:rFonts w:ascii="ＭＳ 明朝" w:hAnsi="ＭＳ 明朝"/>
          <w:szCs w:val="21"/>
        </w:rPr>
        <w:t>90</w:t>
      </w:r>
      <w:r w:rsidR="00A133AA" w:rsidRPr="00B1479A">
        <w:rPr>
          <w:rFonts w:ascii="ＭＳ 明朝" w:hAnsi="ＭＳ 明朝" w:hint="eastAsia"/>
          <w:szCs w:val="21"/>
        </w:rPr>
        <w:t>日</w:t>
      </w:r>
      <w:r w:rsidR="00671C30" w:rsidRPr="00B1479A">
        <w:rPr>
          <w:rFonts w:ascii="ＭＳ 明朝" w:hAnsi="ＭＳ 明朝" w:hint="eastAsia"/>
          <w:szCs w:val="21"/>
        </w:rPr>
        <w:t>後まで</w:t>
      </w:r>
      <w:r w:rsidR="00A133AA" w:rsidRPr="00B1479A">
        <w:rPr>
          <w:rFonts w:ascii="ＭＳ 明朝" w:hAnsi="ＭＳ 明朝" w:hint="eastAsia"/>
          <w:szCs w:val="21"/>
        </w:rPr>
        <w:t>とさせて</w:t>
      </w:r>
      <w:r w:rsidR="00671C30" w:rsidRPr="00B1479A">
        <w:rPr>
          <w:rFonts w:ascii="ＭＳ 明朝" w:hAnsi="ＭＳ 明朝" w:hint="eastAsia"/>
          <w:szCs w:val="21"/>
        </w:rPr>
        <w:t>頂きます</w:t>
      </w:r>
      <w:r w:rsidR="00A133AA" w:rsidRPr="00B1479A">
        <w:rPr>
          <w:rFonts w:ascii="ＭＳ 明朝" w:hAnsi="ＭＳ 明朝" w:hint="eastAsia"/>
          <w:szCs w:val="21"/>
        </w:rPr>
        <w:t>。</w:t>
      </w:r>
    </w:p>
    <w:p w14:paraId="281CFCD7" w14:textId="77777777" w:rsidR="00C04662" w:rsidRPr="00B1479A" w:rsidRDefault="00C04662" w:rsidP="0093754E">
      <w:pPr>
        <w:ind w:leftChars="-127" w:left="-2" w:hangingChars="126" w:hanging="265"/>
        <w:rPr>
          <w:rFonts w:ascii="ＭＳ 明朝" w:hAnsi="ＭＳ 明朝"/>
          <w:szCs w:val="21"/>
        </w:rPr>
      </w:pPr>
    </w:p>
    <w:p w14:paraId="71147278" w14:textId="58BA5FED" w:rsidR="0093754E" w:rsidRPr="00B1479A" w:rsidRDefault="0093754E" w:rsidP="0093754E">
      <w:pPr>
        <w:ind w:leftChars="-127" w:left="-2" w:hangingChars="126" w:hanging="265"/>
        <w:rPr>
          <w:rFonts w:ascii="ＭＳ 明朝" w:hAnsi="ＭＳ 明朝"/>
          <w:szCs w:val="21"/>
        </w:rPr>
      </w:pPr>
      <w:r w:rsidRPr="00B1479A">
        <w:rPr>
          <w:rFonts w:ascii="ＭＳ 明朝" w:hAnsi="ＭＳ 明朝" w:hint="eastAsia"/>
          <w:szCs w:val="21"/>
        </w:rPr>
        <w:t>研究や実験に協力した結果</w:t>
      </w:r>
      <w:r w:rsidR="00525BB1" w:rsidRPr="00B1479A">
        <w:rPr>
          <w:rFonts w:ascii="ＭＳ 明朝" w:hAnsi="ＭＳ 明朝" w:hint="eastAsia"/>
          <w:szCs w:val="21"/>
        </w:rPr>
        <w:t>，</w:t>
      </w:r>
      <w:r w:rsidRPr="00B1479A">
        <w:rPr>
          <w:rFonts w:ascii="ＭＳ 明朝" w:hAnsi="ＭＳ 明朝" w:hint="eastAsia"/>
          <w:szCs w:val="21"/>
        </w:rPr>
        <w:t>不都合があった場合の連絡先</w:t>
      </w:r>
    </w:p>
    <w:p w14:paraId="38784A73" w14:textId="3A7EDC7A" w:rsidR="003B1623" w:rsidRPr="00B1479A" w:rsidRDefault="00671C30" w:rsidP="14C7825E">
      <w:pPr>
        <w:ind w:leftChars="-14" w:left="-29" w:firstLineChars="20" w:firstLine="42"/>
      </w:pPr>
      <w:r>
        <w:t>実施分担者　（所属：</w:t>
      </w:r>
      <w:r w:rsidR="00F44DE5">
        <w:rPr>
          <w:rFonts w:ascii="ＭＳ 明朝" w:hAnsi="ＭＳ 明朝" w:hint="eastAsia"/>
          <w:sz w:val="22"/>
          <w:szCs w:val="22"/>
        </w:rPr>
        <w:t>○○○○</w:t>
      </w:r>
      <w:r w:rsidR="2EAAFC52">
        <w:t>）</w:t>
      </w:r>
      <w:r>
        <w:br/>
      </w:r>
      <w:r w:rsidR="005E3EC4">
        <w:t xml:space="preserve">　　　　　　　</w:t>
      </w:r>
      <w:r w:rsidR="00E93F5A">
        <w:t>氏名：</w:t>
      </w:r>
      <w:r w:rsidR="00F44DE5">
        <w:rPr>
          <w:rFonts w:ascii="ＭＳ 明朝" w:hAnsi="ＭＳ 明朝" w:hint="eastAsia"/>
          <w:sz w:val="22"/>
          <w:szCs w:val="22"/>
        </w:rPr>
        <w:t>○○○○</w:t>
      </w:r>
      <w:r w:rsidR="00E93F5A">
        <w:t xml:space="preserve">　</w:t>
      </w:r>
      <w:r w:rsidR="00E93F5A">
        <w:t>TEL</w:t>
      </w:r>
      <w:r w:rsidR="00E93F5A">
        <w:t>：</w:t>
      </w:r>
      <w:ins w:id="0" w:author="清水　紘輔" w:date="2026-01-16T06:08:00Z">
        <w:r w:rsidR="5DA3FD7D" w:rsidRPr="14C7825E">
          <w:rPr>
            <w:rFonts w:eastAsia="Century" w:cs="Century"/>
            <w:color w:val="000000" w:themeColor="text1"/>
            <w:szCs w:val="21"/>
          </w:rPr>
          <w:t>029-853-6185</w:t>
        </w:r>
      </w:ins>
      <w:r w:rsidR="003B1623">
        <w:t>）</w:t>
      </w:r>
    </w:p>
    <w:p w14:paraId="13F0FFFB" w14:textId="77777777" w:rsidR="00B03815" w:rsidRPr="00B1479A" w:rsidRDefault="00B03815" w:rsidP="7B9682A7">
      <w:pPr>
        <w:ind w:leftChars="-14" w:left="-29"/>
      </w:pPr>
    </w:p>
    <w:p w14:paraId="4458DBB2" w14:textId="328CA063" w:rsidR="003B1623" w:rsidRPr="00B1479A" w:rsidRDefault="003B1623" w:rsidP="003B1623">
      <w:pPr>
        <w:rPr>
          <w:szCs w:val="21"/>
        </w:rPr>
      </w:pPr>
      <w:r w:rsidRPr="00B1479A">
        <w:rPr>
          <w:szCs w:val="21"/>
        </w:rPr>
        <w:t>実施責任者　（所属：</w:t>
      </w:r>
      <w:r w:rsidR="00262337" w:rsidRPr="00B1479A">
        <w:rPr>
          <w:rFonts w:hint="eastAsia"/>
          <w:szCs w:val="21"/>
        </w:rPr>
        <w:t>筑波大学</w:t>
      </w:r>
      <w:r w:rsidR="005E3EC4" w:rsidRPr="00B1479A">
        <w:rPr>
          <w:rFonts w:hint="eastAsia"/>
          <w:szCs w:val="21"/>
        </w:rPr>
        <w:t xml:space="preserve">システム情報系　</w:t>
      </w:r>
      <w:r w:rsidRPr="00B1479A">
        <w:rPr>
          <w:szCs w:val="21"/>
        </w:rPr>
        <w:t>氏名：</w:t>
      </w:r>
      <w:r w:rsidR="005E3EC4" w:rsidRPr="00B1479A">
        <w:rPr>
          <w:rFonts w:hint="eastAsia"/>
          <w:szCs w:val="21"/>
        </w:rPr>
        <w:t>善甫</w:t>
      </w:r>
      <w:r w:rsidR="005E3EC4" w:rsidRPr="00B1479A">
        <w:rPr>
          <w:szCs w:val="21"/>
        </w:rPr>
        <w:t xml:space="preserve"> </w:t>
      </w:r>
      <w:r w:rsidR="005E3EC4" w:rsidRPr="00B1479A">
        <w:rPr>
          <w:rFonts w:hint="eastAsia"/>
          <w:szCs w:val="21"/>
        </w:rPr>
        <w:t xml:space="preserve">啓一　</w:t>
      </w:r>
      <w:r w:rsidRPr="00B1479A">
        <w:rPr>
          <w:szCs w:val="21"/>
        </w:rPr>
        <w:t>TEL</w:t>
      </w:r>
      <w:r w:rsidRPr="00B1479A">
        <w:rPr>
          <w:szCs w:val="21"/>
        </w:rPr>
        <w:t>：</w:t>
      </w:r>
      <w:r w:rsidR="00DB6024" w:rsidRPr="00B1479A">
        <w:rPr>
          <w:rFonts w:hint="eastAsia"/>
          <w:szCs w:val="21"/>
        </w:rPr>
        <w:t>0</w:t>
      </w:r>
      <w:r w:rsidR="00DB6024" w:rsidRPr="00B1479A">
        <w:rPr>
          <w:szCs w:val="21"/>
        </w:rPr>
        <w:t>29-853</w:t>
      </w:r>
      <w:r w:rsidR="00DB6024" w:rsidRPr="00B1479A">
        <w:rPr>
          <w:rFonts w:hint="eastAsia"/>
          <w:szCs w:val="21"/>
        </w:rPr>
        <w:t>-</w:t>
      </w:r>
      <w:r w:rsidR="00DB6024" w:rsidRPr="00B1479A">
        <w:rPr>
          <w:szCs w:val="21"/>
        </w:rPr>
        <w:t>5</w:t>
      </w:r>
      <w:r w:rsidR="00DB6024" w:rsidRPr="00B1479A">
        <w:rPr>
          <w:rFonts w:hint="eastAsia"/>
          <w:szCs w:val="21"/>
        </w:rPr>
        <w:t>338</w:t>
      </w:r>
      <w:r w:rsidRPr="00B1479A">
        <w:rPr>
          <w:szCs w:val="21"/>
        </w:rPr>
        <w:t>）</w:t>
      </w:r>
    </w:p>
    <w:p w14:paraId="1FF11282" w14:textId="6D1F6238" w:rsidR="00412473" w:rsidRPr="00B1479A" w:rsidRDefault="00412473" w:rsidP="00412473">
      <w:pPr>
        <w:rPr>
          <w:rFonts w:ascii="ＭＳ 明朝" w:hAnsi="ＭＳ 明朝"/>
          <w:spacing w:val="-10"/>
          <w:szCs w:val="21"/>
        </w:rPr>
      </w:pPr>
      <w:r w:rsidRPr="00B1479A">
        <w:rPr>
          <w:rFonts w:ascii="ＭＳ 明朝" w:hAnsi="ＭＳ 明朝" w:hint="eastAsia"/>
          <w:spacing w:val="-10"/>
          <w:szCs w:val="21"/>
        </w:rPr>
        <w:t>筑波大学</w:t>
      </w:r>
      <w:r w:rsidR="00671C30" w:rsidRPr="00B1479A">
        <w:rPr>
          <w:rFonts w:ascii="ＭＳ 明朝" w:hAnsi="ＭＳ 明朝"/>
          <w:spacing w:val="-10"/>
          <w:szCs w:val="21"/>
        </w:rPr>
        <w:t xml:space="preserve"> </w:t>
      </w:r>
      <w:r w:rsidRPr="00B1479A">
        <w:rPr>
          <w:rFonts w:ascii="ＭＳ 明朝" w:hAnsi="ＭＳ 明朝" w:hint="eastAsia"/>
          <w:spacing w:val="-10"/>
          <w:szCs w:val="21"/>
        </w:rPr>
        <w:t>システム情報系</w:t>
      </w:r>
      <w:r w:rsidR="00671C30" w:rsidRPr="00B1479A">
        <w:rPr>
          <w:rFonts w:ascii="ＭＳ 明朝" w:hAnsi="ＭＳ 明朝"/>
          <w:spacing w:val="-10"/>
          <w:szCs w:val="21"/>
        </w:rPr>
        <w:t xml:space="preserve"> </w:t>
      </w:r>
      <w:r w:rsidRPr="00B1479A">
        <w:rPr>
          <w:rFonts w:ascii="ＭＳ 明朝" w:hAnsi="ＭＳ 明朝" w:hint="eastAsia"/>
          <w:spacing w:val="-10"/>
          <w:szCs w:val="21"/>
        </w:rPr>
        <w:t>研究倫理委員会</w:t>
      </w:r>
      <w:r w:rsidR="00671C30" w:rsidRPr="00B1479A">
        <w:rPr>
          <w:rFonts w:ascii="ＭＳ 明朝" w:hAnsi="ＭＳ 明朝"/>
          <w:spacing w:val="-10"/>
          <w:szCs w:val="21"/>
        </w:rPr>
        <w:t xml:space="preserve"> </w:t>
      </w:r>
      <w:r w:rsidRPr="00B1479A">
        <w:rPr>
          <w:rFonts w:ascii="ＭＳ 明朝" w:hAnsi="ＭＳ 明朝" w:hint="eastAsia"/>
          <w:spacing w:val="-10"/>
          <w:szCs w:val="21"/>
        </w:rPr>
        <w:t>事務局</w:t>
      </w:r>
    </w:p>
    <w:p w14:paraId="7337BC54" w14:textId="5241D95D" w:rsidR="009B5DB8" w:rsidRPr="00F44DE5" w:rsidRDefault="00014AC5" w:rsidP="00F44DE5">
      <w:pPr>
        <w:ind w:firstLineChars="700" w:firstLine="1330"/>
        <w:rPr>
          <w:rFonts w:ascii="ＭＳ 明朝" w:hAnsi="ＭＳ 明朝" w:hint="eastAsia"/>
          <w:szCs w:val="21"/>
        </w:rPr>
      </w:pPr>
      <w:r w:rsidRPr="00B1479A">
        <w:rPr>
          <w:rFonts w:ascii="ＭＳ 明朝" w:hAnsi="ＭＳ 明朝" w:hint="eastAsia"/>
          <w:spacing w:val="-10"/>
          <w:szCs w:val="21"/>
        </w:rPr>
        <w:t>（</w:t>
      </w:r>
      <w:r w:rsidR="00412473" w:rsidRPr="00B1479A">
        <w:rPr>
          <w:rFonts w:ascii="ＭＳ 明朝" w:hAnsi="ＭＳ 明朝" w:hint="eastAsia"/>
          <w:spacing w:val="-10"/>
          <w:szCs w:val="21"/>
        </w:rPr>
        <w:t>システム情報</w:t>
      </w:r>
      <w:r w:rsidR="006D569D" w:rsidRPr="00B1479A">
        <w:rPr>
          <w:rFonts w:ascii="ＭＳ 明朝" w:hAnsi="ＭＳ 明朝" w:hint="eastAsia"/>
          <w:spacing w:val="-10"/>
          <w:szCs w:val="21"/>
        </w:rPr>
        <w:t>エリア</w:t>
      </w:r>
      <w:r w:rsidR="00412473" w:rsidRPr="00B1479A">
        <w:rPr>
          <w:rFonts w:ascii="ＭＳ 明朝" w:hAnsi="ＭＳ 明朝" w:hint="eastAsia"/>
          <w:spacing w:val="-10"/>
          <w:szCs w:val="21"/>
        </w:rPr>
        <w:t>支援室　 TEL：０２９－８５３－４９８９）</w:t>
      </w:r>
    </w:p>
    <w:sectPr w:rsidR="009B5DB8" w:rsidRPr="00F44DE5" w:rsidSect="00D25D6E">
      <w:headerReference w:type="default" r:id="rId10"/>
      <w:pgSz w:w="11906" w:h="16838"/>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4D4FD" w14:textId="77777777" w:rsidR="009C455E" w:rsidRDefault="009C455E">
      <w:r>
        <w:separator/>
      </w:r>
    </w:p>
  </w:endnote>
  <w:endnote w:type="continuationSeparator" w:id="0">
    <w:p w14:paraId="12BB5026" w14:textId="77777777" w:rsidR="009C455E" w:rsidRDefault="009C4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87B42" w14:textId="77777777" w:rsidR="009C455E" w:rsidRDefault="009C455E">
      <w:r>
        <w:separator/>
      </w:r>
    </w:p>
  </w:footnote>
  <w:footnote w:type="continuationSeparator" w:id="0">
    <w:p w14:paraId="756E5DB7" w14:textId="77777777" w:rsidR="009C455E" w:rsidRDefault="009C4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59C2" w14:textId="77777777" w:rsidR="003766CB" w:rsidRPr="002064F8" w:rsidRDefault="003766CB" w:rsidP="002064F8">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851"/>
    <w:multiLevelType w:val="hybridMultilevel"/>
    <w:tmpl w:val="7DC4526C"/>
    <w:lvl w:ilvl="0" w:tplc="DDAA69E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2322189A"/>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2B406C76"/>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1"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F48727D"/>
    <w:multiLevelType w:val="hybridMultilevel"/>
    <w:tmpl w:val="442E291C"/>
    <w:lvl w:ilvl="0" w:tplc="5E32FDF4">
      <w:start w:val="8"/>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5" w15:restartNumberingAfterBreak="0">
    <w:nsid w:val="4F245A3E"/>
    <w:multiLevelType w:val="hybridMultilevel"/>
    <w:tmpl w:val="874E4CF8"/>
    <w:lvl w:ilvl="0" w:tplc="DCE02B7C">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6"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EE0043D"/>
    <w:multiLevelType w:val="hybridMultilevel"/>
    <w:tmpl w:val="794CC502"/>
    <w:lvl w:ilvl="0" w:tplc="ABF8F9D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9"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1"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687DE285"/>
    <w:multiLevelType w:val="hybridMultilevel"/>
    <w:tmpl w:val="6088BEA6"/>
    <w:lvl w:ilvl="0" w:tplc="6EA2C750">
      <w:start w:val="1"/>
      <w:numFmt w:val="decimal"/>
      <w:lvlText w:val="%1."/>
      <w:lvlJc w:val="left"/>
      <w:pPr>
        <w:ind w:left="420" w:hanging="420"/>
      </w:pPr>
    </w:lvl>
    <w:lvl w:ilvl="1" w:tplc="F06ACE7E">
      <w:start w:val="1"/>
      <w:numFmt w:val="lowerLetter"/>
      <w:lvlText w:val="%2."/>
      <w:lvlJc w:val="left"/>
      <w:pPr>
        <w:ind w:left="840" w:hanging="420"/>
      </w:pPr>
    </w:lvl>
    <w:lvl w:ilvl="2" w:tplc="4F585594">
      <w:start w:val="1"/>
      <w:numFmt w:val="lowerRoman"/>
      <w:lvlText w:val="%3."/>
      <w:lvlJc w:val="right"/>
      <w:pPr>
        <w:ind w:left="1260" w:hanging="420"/>
      </w:pPr>
    </w:lvl>
    <w:lvl w:ilvl="3" w:tplc="905C98DA">
      <w:start w:val="1"/>
      <w:numFmt w:val="decimal"/>
      <w:lvlText w:val="%4."/>
      <w:lvlJc w:val="left"/>
      <w:pPr>
        <w:ind w:left="1680" w:hanging="420"/>
      </w:pPr>
    </w:lvl>
    <w:lvl w:ilvl="4" w:tplc="4CBC4292">
      <w:start w:val="1"/>
      <w:numFmt w:val="lowerLetter"/>
      <w:lvlText w:val="%5."/>
      <w:lvlJc w:val="left"/>
      <w:pPr>
        <w:ind w:left="2100" w:hanging="420"/>
      </w:pPr>
    </w:lvl>
    <w:lvl w:ilvl="5" w:tplc="545A589C">
      <w:start w:val="1"/>
      <w:numFmt w:val="lowerRoman"/>
      <w:lvlText w:val="%6."/>
      <w:lvlJc w:val="right"/>
      <w:pPr>
        <w:ind w:left="2520" w:hanging="420"/>
      </w:pPr>
    </w:lvl>
    <w:lvl w:ilvl="6" w:tplc="BDE81BD0">
      <w:start w:val="1"/>
      <w:numFmt w:val="decimal"/>
      <w:lvlText w:val="%7."/>
      <w:lvlJc w:val="left"/>
      <w:pPr>
        <w:ind w:left="2940" w:hanging="420"/>
      </w:pPr>
    </w:lvl>
    <w:lvl w:ilvl="7" w:tplc="41D8755A">
      <w:start w:val="1"/>
      <w:numFmt w:val="lowerLetter"/>
      <w:lvlText w:val="%8."/>
      <w:lvlJc w:val="left"/>
      <w:pPr>
        <w:ind w:left="3360" w:hanging="420"/>
      </w:pPr>
    </w:lvl>
    <w:lvl w:ilvl="8" w:tplc="63B2FA5C">
      <w:start w:val="1"/>
      <w:numFmt w:val="lowerRoman"/>
      <w:lvlText w:val="%9."/>
      <w:lvlJc w:val="right"/>
      <w:pPr>
        <w:ind w:left="3780" w:hanging="420"/>
      </w:pPr>
    </w:lvl>
  </w:abstractNum>
  <w:abstractNum w:abstractNumId="23"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1526366004">
    <w:abstractNumId w:val="22"/>
  </w:num>
  <w:num w:numId="2" w16cid:durableId="51930872">
    <w:abstractNumId w:val="20"/>
  </w:num>
  <w:num w:numId="3" w16cid:durableId="1553925237">
    <w:abstractNumId w:val="16"/>
  </w:num>
  <w:num w:numId="4" w16cid:durableId="1086610434">
    <w:abstractNumId w:val="7"/>
  </w:num>
  <w:num w:numId="5" w16cid:durableId="671879151">
    <w:abstractNumId w:val="12"/>
  </w:num>
  <w:num w:numId="6" w16cid:durableId="350955022">
    <w:abstractNumId w:val="19"/>
  </w:num>
  <w:num w:numId="7" w16cid:durableId="114906844">
    <w:abstractNumId w:val="4"/>
  </w:num>
  <w:num w:numId="8" w16cid:durableId="1783838179">
    <w:abstractNumId w:val="23"/>
  </w:num>
  <w:num w:numId="9" w16cid:durableId="1712027822">
    <w:abstractNumId w:val="11"/>
  </w:num>
  <w:num w:numId="10" w16cid:durableId="1735934735">
    <w:abstractNumId w:val="2"/>
  </w:num>
  <w:num w:numId="11" w16cid:durableId="1857159444">
    <w:abstractNumId w:val="13"/>
  </w:num>
  <w:num w:numId="12" w16cid:durableId="1782334636">
    <w:abstractNumId w:val="1"/>
  </w:num>
  <w:num w:numId="13" w16cid:durableId="2013333027">
    <w:abstractNumId w:val="10"/>
  </w:num>
  <w:num w:numId="14" w16cid:durableId="831995027">
    <w:abstractNumId w:val="5"/>
  </w:num>
  <w:num w:numId="15" w16cid:durableId="1754814401">
    <w:abstractNumId w:val="14"/>
  </w:num>
  <w:num w:numId="16" w16cid:durableId="1078864733">
    <w:abstractNumId w:val="21"/>
  </w:num>
  <w:num w:numId="17" w16cid:durableId="1458066947">
    <w:abstractNumId w:val="17"/>
  </w:num>
  <w:num w:numId="18" w16cid:durableId="390539406">
    <w:abstractNumId w:val="9"/>
  </w:num>
  <w:num w:numId="19" w16cid:durableId="612177284">
    <w:abstractNumId w:val="3"/>
  </w:num>
  <w:num w:numId="20" w16cid:durableId="456683969">
    <w:abstractNumId w:val="18"/>
  </w:num>
  <w:num w:numId="21" w16cid:durableId="637033771">
    <w:abstractNumId w:val="8"/>
  </w:num>
  <w:num w:numId="22" w16cid:durableId="1202939113">
    <w:abstractNumId w:val="6"/>
  </w:num>
  <w:num w:numId="23" w16cid:durableId="4261935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2415599">
    <w:abstractNumId w:val="15"/>
  </w:num>
  <w:num w:numId="25" w16cid:durableId="4738344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清水　紘輔">
    <w15:presenceInfo w15:providerId="AD" w15:userId="S::s2411558@u.tsukuba.ac.jp::167203d0-7580-4a51-8642-6029b7098f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027EF"/>
    <w:rsid w:val="000138F3"/>
    <w:rsid w:val="00013A9B"/>
    <w:rsid w:val="00014AC5"/>
    <w:rsid w:val="00023361"/>
    <w:rsid w:val="00023AAA"/>
    <w:rsid w:val="00026C23"/>
    <w:rsid w:val="000270B1"/>
    <w:rsid w:val="00032AA6"/>
    <w:rsid w:val="000376E3"/>
    <w:rsid w:val="00043841"/>
    <w:rsid w:val="00050DE7"/>
    <w:rsid w:val="0006088E"/>
    <w:rsid w:val="0006391E"/>
    <w:rsid w:val="00071E54"/>
    <w:rsid w:val="00072575"/>
    <w:rsid w:val="0007684F"/>
    <w:rsid w:val="0008259B"/>
    <w:rsid w:val="00085E4B"/>
    <w:rsid w:val="00091EB5"/>
    <w:rsid w:val="0009345E"/>
    <w:rsid w:val="000B50B4"/>
    <w:rsid w:val="000C0B0A"/>
    <w:rsid w:val="000D5E65"/>
    <w:rsid w:val="000E0AEB"/>
    <w:rsid w:val="000E1061"/>
    <w:rsid w:val="000E3F29"/>
    <w:rsid w:val="000E489E"/>
    <w:rsid w:val="000E7C96"/>
    <w:rsid w:val="000F75D8"/>
    <w:rsid w:val="0010421D"/>
    <w:rsid w:val="00107701"/>
    <w:rsid w:val="0010779E"/>
    <w:rsid w:val="001100B1"/>
    <w:rsid w:val="00117A05"/>
    <w:rsid w:val="00126BAC"/>
    <w:rsid w:val="00127ACC"/>
    <w:rsid w:val="00132CAD"/>
    <w:rsid w:val="0014338F"/>
    <w:rsid w:val="001545AF"/>
    <w:rsid w:val="00154ED7"/>
    <w:rsid w:val="001557FA"/>
    <w:rsid w:val="00156281"/>
    <w:rsid w:val="00157C0D"/>
    <w:rsid w:val="001718FD"/>
    <w:rsid w:val="00180F67"/>
    <w:rsid w:val="001826FC"/>
    <w:rsid w:val="00182924"/>
    <w:rsid w:val="001A303B"/>
    <w:rsid w:val="001B712C"/>
    <w:rsid w:val="001C1870"/>
    <w:rsid w:val="001C23F2"/>
    <w:rsid w:val="001C27F0"/>
    <w:rsid w:val="001C2E88"/>
    <w:rsid w:val="001C30D6"/>
    <w:rsid w:val="001D276E"/>
    <w:rsid w:val="001E0F73"/>
    <w:rsid w:val="001E5704"/>
    <w:rsid w:val="001F15AA"/>
    <w:rsid w:val="001F43B4"/>
    <w:rsid w:val="001F4FFC"/>
    <w:rsid w:val="001F6198"/>
    <w:rsid w:val="00200124"/>
    <w:rsid w:val="002064F8"/>
    <w:rsid w:val="0020664A"/>
    <w:rsid w:val="00207592"/>
    <w:rsid w:val="00211F03"/>
    <w:rsid w:val="002128E0"/>
    <w:rsid w:val="00215E56"/>
    <w:rsid w:val="00223A47"/>
    <w:rsid w:val="002255E4"/>
    <w:rsid w:val="00225D58"/>
    <w:rsid w:val="00227BD7"/>
    <w:rsid w:val="00235EBD"/>
    <w:rsid w:val="00240BE5"/>
    <w:rsid w:val="00240F15"/>
    <w:rsid w:val="0024465A"/>
    <w:rsid w:val="0025353F"/>
    <w:rsid w:val="0025634A"/>
    <w:rsid w:val="002572A3"/>
    <w:rsid w:val="00257BDC"/>
    <w:rsid w:val="00257F45"/>
    <w:rsid w:val="00262337"/>
    <w:rsid w:val="0026292C"/>
    <w:rsid w:val="00265737"/>
    <w:rsid w:val="002705E4"/>
    <w:rsid w:val="00272C6D"/>
    <w:rsid w:val="00281358"/>
    <w:rsid w:val="002831DF"/>
    <w:rsid w:val="00283A91"/>
    <w:rsid w:val="00285FF5"/>
    <w:rsid w:val="00291875"/>
    <w:rsid w:val="002B530D"/>
    <w:rsid w:val="002B5E86"/>
    <w:rsid w:val="002E57DC"/>
    <w:rsid w:val="002E7186"/>
    <w:rsid w:val="002F0377"/>
    <w:rsid w:val="002F78F8"/>
    <w:rsid w:val="003014FE"/>
    <w:rsid w:val="00302710"/>
    <w:rsid w:val="00306312"/>
    <w:rsid w:val="00306DA2"/>
    <w:rsid w:val="00310951"/>
    <w:rsid w:val="003243D8"/>
    <w:rsid w:val="00331B71"/>
    <w:rsid w:val="0034557A"/>
    <w:rsid w:val="00347034"/>
    <w:rsid w:val="00347C14"/>
    <w:rsid w:val="00352739"/>
    <w:rsid w:val="00361FD1"/>
    <w:rsid w:val="003766CB"/>
    <w:rsid w:val="003875A7"/>
    <w:rsid w:val="00395200"/>
    <w:rsid w:val="003A2F1E"/>
    <w:rsid w:val="003A435D"/>
    <w:rsid w:val="003A4606"/>
    <w:rsid w:val="003A77CD"/>
    <w:rsid w:val="003B1623"/>
    <w:rsid w:val="003C2274"/>
    <w:rsid w:val="003C6F23"/>
    <w:rsid w:val="003C7B7D"/>
    <w:rsid w:val="003D6560"/>
    <w:rsid w:val="003E1067"/>
    <w:rsid w:val="003E1503"/>
    <w:rsid w:val="003E7F6D"/>
    <w:rsid w:val="003F47C9"/>
    <w:rsid w:val="00401D15"/>
    <w:rsid w:val="00407CB4"/>
    <w:rsid w:val="00412473"/>
    <w:rsid w:val="004145E1"/>
    <w:rsid w:val="004153A3"/>
    <w:rsid w:val="00423BFA"/>
    <w:rsid w:val="004266E8"/>
    <w:rsid w:val="00427FFB"/>
    <w:rsid w:val="0043066D"/>
    <w:rsid w:val="004329AF"/>
    <w:rsid w:val="00433901"/>
    <w:rsid w:val="00435AE8"/>
    <w:rsid w:val="00466697"/>
    <w:rsid w:val="00471A11"/>
    <w:rsid w:val="00471AC4"/>
    <w:rsid w:val="0048163C"/>
    <w:rsid w:val="00483C80"/>
    <w:rsid w:val="00484622"/>
    <w:rsid w:val="00484E00"/>
    <w:rsid w:val="00493E01"/>
    <w:rsid w:val="004A7009"/>
    <w:rsid w:val="004B030D"/>
    <w:rsid w:val="004B4A0E"/>
    <w:rsid w:val="004B6B85"/>
    <w:rsid w:val="004C3F83"/>
    <w:rsid w:val="004C55AB"/>
    <w:rsid w:val="004E3340"/>
    <w:rsid w:val="004E39A6"/>
    <w:rsid w:val="004E3FD8"/>
    <w:rsid w:val="004E5573"/>
    <w:rsid w:val="004E725F"/>
    <w:rsid w:val="0050032A"/>
    <w:rsid w:val="00504D97"/>
    <w:rsid w:val="00506538"/>
    <w:rsid w:val="00511C65"/>
    <w:rsid w:val="005158B5"/>
    <w:rsid w:val="0052152E"/>
    <w:rsid w:val="00523C57"/>
    <w:rsid w:val="0052471B"/>
    <w:rsid w:val="00525BB1"/>
    <w:rsid w:val="0053003A"/>
    <w:rsid w:val="00533E76"/>
    <w:rsid w:val="00537320"/>
    <w:rsid w:val="0054368F"/>
    <w:rsid w:val="0056175E"/>
    <w:rsid w:val="0056183D"/>
    <w:rsid w:val="00562D2F"/>
    <w:rsid w:val="0057352F"/>
    <w:rsid w:val="005823C9"/>
    <w:rsid w:val="00584D52"/>
    <w:rsid w:val="00590AFF"/>
    <w:rsid w:val="00592824"/>
    <w:rsid w:val="00594033"/>
    <w:rsid w:val="00597FE3"/>
    <w:rsid w:val="005A7846"/>
    <w:rsid w:val="005B1702"/>
    <w:rsid w:val="005B1F3E"/>
    <w:rsid w:val="005B4BF1"/>
    <w:rsid w:val="005B5340"/>
    <w:rsid w:val="005C3ADC"/>
    <w:rsid w:val="005C63FB"/>
    <w:rsid w:val="005C7F73"/>
    <w:rsid w:val="005D090E"/>
    <w:rsid w:val="005D2DCE"/>
    <w:rsid w:val="005E15F8"/>
    <w:rsid w:val="005E1623"/>
    <w:rsid w:val="005E3EC4"/>
    <w:rsid w:val="005F3E37"/>
    <w:rsid w:val="005F4001"/>
    <w:rsid w:val="00614429"/>
    <w:rsid w:val="006232AD"/>
    <w:rsid w:val="00633F79"/>
    <w:rsid w:val="00645BAA"/>
    <w:rsid w:val="00647717"/>
    <w:rsid w:val="006501E0"/>
    <w:rsid w:val="00654E4D"/>
    <w:rsid w:val="00661FB8"/>
    <w:rsid w:val="00662009"/>
    <w:rsid w:val="00664B93"/>
    <w:rsid w:val="00664E90"/>
    <w:rsid w:val="00671BD0"/>
    <w:rsid w:val="00671C30"/>
    <w:rsid w:val="006822ED"/>
    <w:rsid w:val="0068622B"/>
    <w:rsid w:val="006863A1"/>
    <w:rsid w:val="00687C06"/>
    <w:rsid w:val="0069511A"/>
    <w:rsid w:val="0069592D"/>
    <w:rsid w:val="00696D5B"/>
    <w:rsid w:val="006A01B8"/>
    <w:rsid w:val="006A470E"/>
    <w:rsid w:val="006A51F2"/>
    <w:rsid w:val="006B0EB4"/>
    <w:rsid w:val="006B2EDA"/>
    <w:rsid w:val="006B4F3C"/>
    <w:rsid w:val="006B6F88"/>
    <w:rsid w:val="006B71A8"/>
    <w:rsid w:val="006C393F"/>
    <w:rsid w:val="006D1EAB"/>
    <w:rsid w:val="006D47F3"/>
    <w:rsid w:val="006D569D"/>
    <w:rsid w:val="006E11E5"/>
    <w:rsid w:val="006E351B"/>
    <w:rsid w:val="006E63F0"/>
    <w:rsid w:val="006F65EA"/>
    <w:rsid w:val="006F6A1D"/>
    <w:rsid w:val="007005C3"/>
    <w:rsid w:val="00702C93"/>
    <w:rsid w:val="00732180"/>
    <w:rsid w:val="00747C9B"/>
    <w:rsid w:val="007545FB"/>
    <w:rsid w:val="0075735C"/>
    <w:rsid w:val="00757E55"/>
    <w:rsid w:val="00761787"/>
    <w:rsid w:val="00764E87"/>
    <w:rsid w:val="007707BB"/>
    <w:rsid w:val="00773F9C"/>
    <w:rsid w:val="007747D5"/>
    <w:rsid w:val="007768E0"/>
    <w:rsid w:val="00781D3D"/>
    <w:rsid w:val="00784632"/>
    <w:rsid w:val="00786722"/>
    <w:rsid w:val="0079134B"/>
    <w:rsid w:val="00792B51"/>
    <w:rsid w:val="007A08F1"/>
    <w:rsid w:val="007A43BB"/>
    <w:rsid w:val="007A454A"/>
    <w:rsid w:val="007A5AD4"/>
    <w:rsid w:val="007A793B"/>
    <w:rsid w:val="007B2625"/>
    <w:rsid w:val="007C0572"/>
    <w:rsid w:val="007C6468"/>
    <w:rsid w:val="007D4B69"/>
    <w:rsid w:val="00804E0F"/>
    <w:rsid w:val="0080587D"/>
    <w:rsid w:val="00815D8F"/>
    <w:rsid w:val="0081735D"/>
    <w:rsid w:val="00825D02"/>
    <w:rsid w:val="00826301"/>
    <w:rsid w:val="00826736"/>
    <w:rsid w:val="00830EE2"/>
    <w:rsid w:val="008338B8"/>
    <w:rsid w:val="00841332"/>
    <w:rsid w:val="00842BE1"/>
    <w:rsid w:val="00851D93"/>
    <w:rsid w:val="00861529"/>
    <w:rsid w:val="008621DF"/>
    <w:rsid w:val="00862BCB"/>
    <w:rsid w:val="008678E7"/>
    <w:rsid w:val="00867E14"/>
    <w:rsid w:val="008737A6"/>
    <w:rsid w:val="00877BF0"/>
    <w:rsid w:val="0088562A"/>
    <w:rsid w:val="00887966"/>
    <w:rsid w:val="00890114"/>
    <w:rsid w:val="008902D5"/>
    <w:rsid w:val="00890BDB"/>
    <w:rsid w:val="00894BCE"/>
    <w:rsid w:val="008965FA"/>
    <w:rsid w:val="00897E2B"/>
    <w:rsid w:val="008A27D9"/>
    <w:rsid w:val="008B0864"/>
    <w:rsid w:val="008B2D55"/>
    <w:rsid w:val="008B4A42"/>
    <w:rsid w:val="008B7B15"/>
    <w:rsid w:val="008C1C34"/>
    <w:rsid w:val="008C449E"/>
    <w:rsid w:val="008C7347"/>
    <w:rsid w:val="008E2990"/>
    <w:rsid w:val="008E5A78"/>
    <w:rsid w:val="008F1EB6"/>
    <w:rsid w:val="009017A5"/>
    <w:rsid w:val="00902ECC"/>
    <w:rsid w:val="0090575B"/>
    <w:rsid w:val="00906D86"/>
    <w:rsid w:val="009106F3"/>
    <w:rsid w:val="00911808"/>
    <w:rsid w:val="009153A6"/>
    <w:rsid w:val="00917090"/>
    <w:rsid w:val="00923AB5"/>
    <w:rsid w:val="009241F0"/>
    <w:rsid w:val="00931716"/>
    <w:rsid w:val="00932B1F"/>
    <w:rsid w:val="0093470A"/>
    <w:rsid w:val="00935649"/>
    <w:rsid w:val="0093754E"/>
    <w:rsid w:val="0094254B"/>
    <w:rsid w:val="00945B86"/>
    <w:rsid w:val="0095684C"/>
    <w:rsid w:val="00961DF4"/>
    <w:rsid w:val="00971423"/>
    <w:rsid w:val="00971D1E"/>
    <w:rsid w:val="00990D06"/>
    <w:rsid w:val="00994767"/>
    <w:rsid w:val="009947BC"/>
    <w:rsid w:val="00997B4A"/>
    <w:rsid w:val="00997F76"/>
    <w:rsid w:val="009A42DB"/>
    <w:rsid w:val="009B49E3"/>
    <w:rsid w:val="009B5DB8"/>
    <w:rsid w:val="009C0C9B"/>
    <w:rsid w:val="009C15CD"/>
    <w:rsid w:val="009C2EF7"/>
    <w:rsid w:val="009C3A72"/>
    <w:rsid w:val="009C455E"/>
    <w:rsid w:val="009D2E11"/>
    <w:rsid w:val="009E1439"/>
    <w:rsid w:val="009E4C64"/>
    <w:rsid w:val="009F0BAA"/>
    <w:rsid w:val="009F50E6"/>
    <w:rsid w:val="00A0261E"/>
    <w:rsid w:val="00A03887"/>
    <w:rsid w:val="00A05301"/>
    <w:rsid w:val="00A0782B"/>
    <w:rsid w:val="00A10DD5"/>
    <w:rsid w:val="00A133AA"/>
    <w:rsid w:val="00A13624"/>
    <w:rsid w:val="00A148D3"/>
    <w:rsid w:val="00A1691F"/>
    <w:rsid w:val="00A26DED"/>
    <w:rsid w:val="00A27E01"/>
    <w:rsid w:val="00A32F08"/>
    <w:rsid w:val="00A33A2D"/>
    <w:rsid w:val="00A370A4"/>
    <w:rsid w:val="00A4305B"/>
    <w:rsid w:val="00A521DC"/>
    <w:rsid w:val="00A5649F"/>
    <w:rsid w:val="00A56A11"/>
    <w:rsid w:val="00A60C61"/>
    <w:rsid w:val="00A61022"/>
    <w:rsid w:val="00A65677"/>
    <w:rsid w:val="00A6695C"/>
    <w:rsid w:val="00A67A94"/>
    <w:rsid w:val="00A757DD"/>
    <w:rsid w:val="00A80C15"/>
    <w:rsid w:val="00A82382"/>
    <w:rsid w:val="00A8456C"/>
    <w:rsid w:val="00A97E91"/>
    <w:rsid w:val="00AA2977"/>
    <w:rsid w:val="00AA44AD"/>
    <w:rsid w:val="00AA69A7"/>
    <w:rsid w:val="00AB297E"/>
    <w:rsid w:val="00AB344D"/>
    <w:rsid w:val="00AB5184"/>
    <w:rsid w:val="00AC0D9B"/>
    <w:rsid w:val="00AC2251"/>
    <w:rsid w:val="00AC2E4F"/>
    <w:rsid w:val="00AC3AF4"/>
    <w:rsid w:val="00AD1438"/>
    <w:rsid w:val="00AD3E6E"/>
    <w:rsid w:val="00AE4730"/>
    <w:rsid w:val="00AF1AD4"/>
    <w:rsid w:val="00AF3CEC"/>
    <w:rsid w:val="00AF5B5B"/>
    <w:rsid w:val="00AF63FB"/>
    <w:rsid w:val="00AF6824"/>
    <w:rsid w:val="00B00CD5"/>
    <w:rsid w:val="00B03815"/>
    <w:rsid w:val="00B1479A"/>
    <w:rsid w:val="00B15001"/>
    <w:rsid w:val="00B17CA8"/>
    <w:rsid w:val="00B201DB"/>
    <w:rsid w:val="00B20B90"/>
    <w:rsid w:val="00B354A9"/>
    <w:rsid w:val="00B35D8B"/>
    <w:rsid w:val="00B46D6B"/>
    <w:rsid w:val="00B522C7"/>
    <w:rsid w:val="00B54547"/>
    <w:rsid w:val="00B56D5B"/>
    <w:rsid w:val="00B5750C"/>
    <w:rsid w:val="00B6014B"/>
    <w:rsid w:val="00B6362F"/>
    <w:rsid w:val="00B7264C"/>
    <w:rsid w:val="00B77839"/>
    <w:rsid w:val="00B87386"/>
    <w:rsid w:val="00B90C3D"/>
    <w:rsid w:val="00BA18A8"/>
    <w:rsid w:val="00BA73A1"/>
    <w:rsid w:val="00BB73E1"/>
    <w:rsid w:val="00BC389B"/>
    <w:rsid w:val="00BC5911"/>
    <w:rsid w:val="00BD21BA"/>
    <w:rsid w:val="00BD2354"/>
    <w:rsid w:val="00BD6B2B"/>
    <w:rsid w:val="00BE358C"/>
    <w:rsid w:val="00BF4766"/>
    <w:rsid w:val="00BF4956"/>
    <w:rsid w:val="00C04662"/>
    <w:rsid w:val="00C16696"/>
    <w:rsid w:val="00C40892"/>
    <w:rsid w:val="00C41089"/>
    <w:rsid w:val="00C47935"/>
    <w:rsid w:val="00C51170"/>
    <w:rsid w:val="00C5566B"/>
    <w:rsid w:val="00C576AC"/>
    <w:rsid w:val="00C6164F"/>
    <w:rsid w:val="00C6330B"/>
    <w:rsid w:val="00C6374B"/>
    <w:rsid w:val="00C66876"/>
    <w:rsid w:val="00C67E31"/>
    <w:rsid w:val="00C744F9"/>
    <w:rsid w:val="00C8662E"/>
    <w:rsid w:val="00CA0DB9"/>
    <w:rsid w:val="00CA7872"/>
    <w:rsid w:val="00CB4C1B"/>
    <w:rsid w:val="00CB4C9D"/>
    <w:rsid w:val="00CB53B8"/>
    <w:rsid w:val="00CC015C"/>
    <w:rsid w:val="00CC1E93"/>
    <w:rsid w:val="00CD3180"/>
    <w:rsid w:val="00CF1CCC"/>
    <w:rsid w:val="00CF25EC"/>
    <w:rsid w:val="00CF406B"/>
    <w:rsid w:val="00D01478"/>
    <w:rsid w:val="00D061BB"/>
    <w:rsid w:val="00D074FD"/>
    <w:rsid w:val="00D07628"/>
    <w:rsid w:val="00D12D1D"/>
    <w:rsid w:val="00D145FC"/>
    <w:rsid w:val="00D22179"/>
    <w:rsid w:val="00D2309E"/>
    <w:rsid w:val="00D25D6E"/>
    <w:rsid w:val="00D36961"/>
    <w:rsid w:val="00D36FBA"/>
    <w:rsid w:val="00D47D98"/>
    <w:rsid w:val="00D54867"/>
    <w:rsid w:val="00D56B45"/>
    <w:rsid w:val="00D63F86"/>
    <w:rsid w:val="00D64F12"/>
    <w:rsid w:val="00D66DED"/>
    <w:rsid w:val="00D75769"/>
    <w:rsid w:val="00D95207"/>
    <w:rsid w:val="00D97F4C"/>
    <w:rsid w:val="00DA09B9"/>
    <w:rsid w:val="00DA2C3C"/>
    <w:rsid w:val="00DA7EC5"/>
    <w:rsid w:val="00DB0CE6"/>
    <w:rsid w:val="00DB21E2"/>
    <w:rsid w:val="00DB6024"/>
    <w:rsid w:val="00DB79A3"/>
    <w:rsid w:val="00DB7F12"/>
    <w:rsid w:val="00DC16BB"/>
    <w:rsid w:val="00DD14B0"/>
    <w:rsid w:val="00DD5095"/>
    <w:rsid w:val="00DD577A"/>
    <w:rsid w:val="00DF3E1F"/>
    <w:rsid w:val="00E04A64"/>
    <w:rsid w:val="00E16A4A"/>
    <w:rsid w:val="00E21212"/>
    <w:rsid w:val="00E2190E"/>
    <w:rsid w:val="00E25003"/>
    <w:rsid w:val="00E2549C"/>
    <w:rsid w:val="00E31FD0"/>
    <w:rsid w:val="00E41CD6"/>
    <w:rsid w:val="00E423BA"/>
    <w:rsid w:val="00E467AA"/>
    <w:rsid w:val="00E61311"/>
    <w:rsid w:val="00E65403"/>
    <w:rsid w:val="00E67D62"/>
    <w:rsid w:val="00E727E7"/>
    <w:rsid w:val="00E75574"/>
    <w:rsid w:val="00E8035C"/>
    <w:rsid w:val="00E83485"/>
    <w:rsid w:val="00E853F3"/>
    <w:rsid w:val="00E9167E"/>
    <w:rsid w:val="00E93F5A"/>
    <w:rsid w:val="00E960AB"/>
    <w:rsid w:val="00EA2A00"/>
    <w:rsid w:val="00EB0046"/>
    <w:rsid w:val="00EB287F"/>
    <w:rsid w:val="00EB3359"/>
    <w:rsid w:val="00EB5B37"/>
    <w:rsid w:val="00EB7B52"/>
    <w:rsid w:val="00EC2F7D"/>
    <w:rsid w:val="00EC450B"/>
    <w:rsid w:val="00EC6A57"/>
    <w:rsid w:val="00ED2EC9"/>
    <w:rsid w:val="00ED30DE"/>
    <w:rsid w:val="00EE4A36"/>
    <w:rsid w:val="00EE66F8"/>
    <w:rsid w:val="00EE6A5E"/>
    <w:rsid w:val="00F00B18"/>
    <w:rsid w:val="00F0195A"/>
    <w:rsid w:val="00F16B06"/>
    <w:rsid w:val="00F17E6D"/>
    <w:rsid w:val="00F20C6C"/>
    <w:rsid w:val="00F22B3F"/>
    <w:rsid w:val="00F33C98"/>
    <w:rsid w:val="00F340A9"/>
    <w:rsid w:val="00F346BB"/>
    <w:rsid w:val="00F34A1B"/>
    <w:rsid w:val="00F367BA"/>
    <w:rsid w:val="00F409E0"/>
    <w:rsid w:val="00F44DE5"/>
    <w:rsid w:val="00F45A87"/>
    <w:rsid w:val="00F45E77"/>
    <w:rsid w:val="00F50081"/>
    <w:rsid w:val="00F50F00"/>
    <w:rsid w:val="00F63015"/>
    <w:rsid w:val="00F65833"/>
    <w:rsid w:val="00F664D2"/>
    <w:rsid w:val="00F66C57"/>
    <w:rsid w:val="00F6705C"/>
    <w:rsid w:val="00F7101D"/>
    <w:rsid w:val="00F72210"/>
    <w:rsid w:val="00F82B7B"/>
    <w:rsid w:val="00F92840"/>
    <w:rsid w:val="00F936E5"/>
    <w:rsid w:val="00FA0D64"/>
    <w:rsid w:val="00FA19E0"/>
    <w:rsid w:val="00FA2FF9"/>
    <w:rsid w:val="00FA4839"/>
    <w:rsid w:val="00FA48A8"/>
    <w:rsid w:val="00FA6ABC"/>
    <w:rsid w:val="00FC0C16"/>
    <w:rsid w:val="00FC273C"/>
    <w:rsid w:val="00FD4093"/>
    <w:rsid w:val="00FE653E"/>
    <w:rsid w:val="00FF66F2"/>
    <w:rsid w:val="022B7412"/>
    <w:rsid w:val="05BE4411"/>
    <w:rsid w:val="09C8DD90"/>
    <w:rsid w:val="0C378175"/>
    <w:rsid w:val="0E6F448C"/>
    <w:rsid w:val="0F549C03"/>
    <w:rsid w:val="112AC249"/>
    <w:rsid w:val="1151E230"/>
    <w:rsid w:val="12511833"/>
    <w:rsid w:val="14C7825E"/>
    <w:rsid w:val="15942FCD"/>
    <w:rsid w:val="1638FEBC"/>
    <w:rsid w:val="19D62FB9"/>
    <w:rsid w:val="1AB0AD42"/>
    <w:rsid w:val="1C59340A"/>
    <w:rsid w:val="2047551A"/>
    <w:rsid w:val="22468F5B"/>
    <w:rsid w:val="22EA7434"/>
    <w:rsid w:val="25E11638"/>
    <w:rsid w:val="2D7045EE"/>
    <w:rsid w:val="2EAAFC52"/>
    <w:rsid w:val="31191590"/>
    <w:rsid w:val="3B032216"/>
    <w:rsid w:val="3B098859"/>
    <w:rsid w:val="3BD864FA"/>
    <w:rsid w:val="40810C73"/>
    <w:rsid w:val="4F64D450"/>
    <w:rsid w:val="557B049D"/>
    <w:rsid w:val="58061689"/>
    <w:rsid w:val="59BB8DDD"/>
    <w:rsid w:val="5B1EAA75"/>
    <w:rsid w:val="5D767CE8"/>
    <w:rsid w:val="5DA3FD7D"/>
    <w:rsid w:val="636971CA"/>
    <w:rsid w:val="657881E1"/>
    <w:rsid w:val="6595B005"/>
    <w:rsid w:val="67B990ED"/>
    <w:rsid w:val="6818E38C"/>
    <w:rsid w:val="73A2BC20"/>
    <w:rsid w:val="7589D772"/>
    <w:rsid w:val="796447FA"/>
    <w:rsid w:val="79D497DA"/>
    <w:rsid w:val="7B9682A7"/>
    <w:rsid w:val="7BA322D5"/>
    <w:rsid w:val="7D759118"/>
    <w:rsid w:val="7E1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2E8C4A58"/>
  <w15:docId w15:val="{B3CBB6C4-06C2-4D2D-9A65-8C6A096C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4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eastAsia="ＭＳ ゴシック" w:hAnsi="Arial"/>
      <w:sz w:val="18"/>
      <w:szCs w:val="18"/>
    </w:rPr>
  </w:style>
  <w:style w:type="paragraph" w:styleId="a9">
    <w:name w:val="Revision"/>
    <w:hidden/>
    <w:uiPriority w:val="99"/>
    <w:semiHidden/>
    <w:rsid w:val="001C27F0"/>
    <w:rPr>
      <w:kern w:val="2"/>
      <w:sz w:val="21"/>
      <w:szCs w:val="24"/>
    </w:rPr>
  </w:style>
  <w:style w:type="character" w:styleId="aa">
    <w:name w:val="annotation reference"/>
    <w:basedOn w:val="a0"/>
    <w:rsid w:val="00E65403"/>
    <w:rPr>
      <w:sz w:val="18"/>
      <w:szCs w:val="18"/>
    </w:rPr>
  </w:style>
  <w:style w:type="paragraph" w:styleId="ab">
    <w:name w:val="annotation text"/>
    <w:basedOn w:val="a"/>
    <w:link w:val="ac"/>
    <w:rsid w:val="00E65403"/>
    <w:pPr>
      <w:jc w:val="left"/>
    </w:pPr>
  </w:style>
  <w:style w:type="character" w:customStyle="1" w:styleId="ac">
    <w:name w:val="コメント文字列 (文字)"/>
    <w:basedOn w:val="a0"/>
    <w:link w:val="ab"/>
    <w:rsid w:val="00E65403"/>
    <w:rPr>
      <w:kern w:val="2"/>
      <w:sz w:val="21"/>
      <w:szCs w:val="24"/>
    </w:rPr>
  </w:style>
  <w:style w:type="paragraph" w:styleId="ad">
    <w:name w:val="annotation subject"/>
    <w:basedOn w:val="ab"/>
    <w:next w:val="ab"/>
    <w:link w:val="ae"/>
    <w:rsid w:val="00E65403"/>
    <w:rPr>
      <w:b/>
      <w:bCs/>
    </w:rPr>
  </w:style>
  <w:style w:type="character" w:customStyle="1" w:styleId="ae">
    <w:name w:val="コメント内容 (文字)"/>
    <w:basedOn w:val="ac"/>
    <w:link w:val="ad"/>
    <w:rsid w:val="00E65403"/>
    <w:rPr>
      <w:b/>
      <w:bCs/>
      <w:kern w:val="2"/>
      <w:sz w:val="21"/>
      <w:szCs w:val="24"/>
    </w:rPr>
  </w:style>
  <w:style w:type="paragraph" w:styleId="af">
    <w:name w:val="Plain Text"/>
    <w:basedOn w:val="a"/>
    <w:link w:val="af0"/>
    <w:uiPriority w:val="99"/>
    <w:unhideWhenUsed/>
    <w:rsid w:val="00240F15"/>
    <w:pPr>
      <w:jc w:val="left"/>
    </w:pPr>
    <w:rPr>
      <w:rFonts w:ascii="ＭＳ ゴシック" w:eastAsia="ＭＳ ゴシック" w:hAnsi="Courier New" w:cs="Courier New"/>
      <w:sz w:val="20"/>
      <w:szCs w:val="21"/>
    </w:rPr>
  </w:style>
  <w:style w:type="character" w:customStyle="1" w:styleId="af0">
    <w:name w:val="書式なし (文字)"/>
    <w:basedOn w:val="a0"/>
    <w:link w:val="af"/>
    <w:uiPriority w:val="99"/>
    <w:rsid w:val="00240F15"/>
    <w:rPr>
      <w:rFonts w:ascii="ＭＳ ゴシック" w:eastAsia="ＭＳ ゴシック" w:hAnsi="Courier New" w:cs="Courier New"/>
      <w:kern w:val="2"/>
      <w:szCs w:val="21"/>
    </w:rPr>
  </w:style>
  <w:style w:type="paragraph" w:styleId="af1">
    <w:name w:val="List Paragraph"/>
    <w:basedOn w:val="a"/>
    <w:uiPriority w:val="34"/>
    <w:qFormat/>
    <w:rsid w:val="00DB0CE6"/>
    <w:pPr>
      <w:ind w:leftChars="400" w:left="840"/>
    </w:pPr>
  </w:style>
  <w:style w:type="paragraph" w:styleId="Web">
    <w:name w:val="Normal (Web)"/>
    <w:basedOn w:val="a"/>
    <w:semiHidden/>
    <w:unhideWhenUsed/>
    <w:rsid w:val="009C0C9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446">
      <w:bodyDiv w:val="1"/>
      <w:marLeft w:val="0"/>
      <w:marRight w:val="0"/>
      <w:marTop w:val="0"/>
      <w:marBottom w:val="0"/>
      <w:divBdr>
        <w:top w:val="none" w:sz="0" w:space="0" w:color="auto"/>
        <w:left w:val="none" w:sz="0" w:space="0" w:color="auto"/>
        <w:bottom w:val="none" w:sz="0" w:space="0" w:color="auto"/>
        <w:right w:val="none" w:sz="0" w:space="0" w:color="auto"/>
      </w:divBdr>
    </w:div>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274991527">
      <w:bodyDiv w:val="1"/>
      <w:marLeft w:val="0"/>
      <w:marRight w:val="0"/>
      <w:marTop w:val="0"/>
      <w:marBottom w:val="0"/>
      <w:divBdr>
        <w:top w:val="none" w:sz="0" w:space="0" w:color="auto"/>
        <w:left w:val="none" w:sz="0" w:space="0" w:color="auto"/>
        <w:bottom w:val="none" w:sz="0" w:space="0" w:color="auto"/>
        <w:right w:val="none" w:sz="0" w:space="0" w:color="auto"/>
      </w:divBdr>
    </w:div>
    <w:div w:id="603808829">
      <w:bodyDiv w:val="1"/>
      <w:marLeft w:val="0"/>
      <w:marRight w:val="0"/>
      <w:marTop w:val="0"/>
      <w:marBottom w:val="0"/>
      <w:divBdr>
        <w:top w:val="none" w:sz="0" w:space="0" w:color="auto"/>
        <w:left w:val="none" w:sz="0" w:space="0" w:color="auto"/>
        <w:bottom w:val="none" w:sz="0" w:space="0" w:color="auto"/>
        <w:right w:val="none" w:sz="0" w:space="0" w:color="auto"/>
      </w:divBdr>
    </w:div>
    <w:div w:id="694041645">
      <w:bodyDiv w:val="1"/>
      <w:marLeft w:val="0"/>
      <w:marRight w:val="0"/>
      <w:marTop w:val="0"/>
      <w:marBottom w:val="0"/>
      <w:divBdr>
        <w:top w:val="none" w:sz="0" w:space="0" w:color="auto"/>
        <w:left w:val="none" w:sz="0" w:space="0" w:color="auto"/>
        <w:bottom w:val="none" w:sz="0" w:space="0" w:color="auto"/>
        <w:right w:val="none" w:sz="0" w:space="0" w:color="auto"/>
      </w:divBdr>
    </w:div>
    <w:div w:id="887885712">
      <w:bodyDiv w:val="1"/>
      <w:marLeft w:val="0"/>
      <w:marRight w:val="0"/>
      <w:marTop w:val="0"/>
      <w:marBottom w:val="0"/>
      <w:divBdr>
        <w:top w:val="none" w:sz="0" w:space="0" w:color="auto"/>
        <w:left w:val="none" w:sz="0" w:space="0" w:color="auto"/>
        <w:bottom w:val="none" w:sz="0" w:space="0" w:color="auto"/>
        <w:right w:val="none" w:sz="0" w:space="0" w:color="auto"/>
      </w:divBdr>
    </w:div>
    <w:div w:id="1234781899">
      <w:bodyDiv w:val="1"/>
      <w:marLeft w:val="0"/>
      <w:marRight w:val="0"/>
      <w:marTop w:val="0"/>
      <w:marBottom w:val="0"/>
      <w:divBdr>
        <w:top w:val="none" w:sz="0" w:space="0" w:color="auto"/>
        <w:left w:val="none" w:sz="0" w:space="0" w:color="auto"/>
        <w:bottom w:val="none" w:sz="0" w:space="0" w:color="auto"/>
        <w:right w:val="none" w:sz="0" w:space="0" w:color="auto"/>
      </w:divBdr>
    </w:div>
    <w:div w:id="1582988343">
      <w:bodyDiv w:val="1"/>
      <w:marLeft w:val="0"/>
      <w:marRight w:val="0"/>
      <w:marTop w:val="0"/>
      <w:marBottom w:val="0"/>
      <w:divBdr>
        <w:top w:val="none" w:sz="0" w:space="0" w:color="auto"/>
        <w:left w:val="none" w:sz="0" w:space="0" w:color="auto"/>
        <w:bottom w:val="none" w:sz="0" w:space="0" w:color="auto"/>
        <w:right w:val="none" w:sz="0" w:space="0" w:color="auto"/>
      </w:divBdr>
    </w:div>
    <w:div w:id="1863203097">
      <w:bodyDiv w:val="1"/>
      <w:marLeft w:val="0"/>
      <w:marRight w:val="0"/>
      <w:marTop w:val="0"/>
      <w:marBottom w:val="0"/>
      <w:divBdr>
        <w:top w:val="none" w:sz="0" w:space="0" w:color="auto"/>
        <w:left w:val="none" w:sz="0" w:space="0" w:color="auto"/>
        <w:bottom w:val="none" w:sz="0" w:space="0" w:color="auto"/>
        <w:right w:val="none" w:sz="0" w:space="0" w:color="auto"/>
      </w:divBdr>
    </w:div>
    <w:div w:id="1871407027">
      <w:bodyDiv w:val="1"/>
      <w:marLeft w:val="0"/>
      <w:marRight w:val="0"/>
      <w:marTop w:val="0"/>
      <w:marBottom w:val="0"/>
      <w:divBdr>
        <w:top w:val="none" w:sz="0" w:space="0" w:color="auto"/>
        <w:left w:val="none" w:sz="0" w:space="0" w:color="auto"/>
        <w:bottom w:val="none" w:sz="0" w:space="0" w:color="auto"/>
        <w:right w:val="none" w:sz="0" w:space="0" w:color="auto"/>
      </w:divBdr>
    </w:div>
    <w:div w:id="2039157938">
      <w:bodyDiv w:val="1"/>
      <w:marLeft w:val="0"/>
      <w:marRight w:val="0"/>
      <w:marTop w:val="0"/>
      <w:marBottom w:val="0"/>
      <w:divBdr>
        <w:top w:val="none" w:sz="0" w:space="0" w:color="auto"/>
        <w:left w:val="none" w:sz="0" w:space="0" w:color="auto"/>
        <w:bottom w:val="none" w:sz="0" w:space="0" w:color="auto"/>
        <w:right w:val="none" w:sz="0" w:space="0" w:color="auto"/>
      </w:divBdr>
    </w:div>
    <w:div w:id="206452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52D5DC-5D7C-4C48-AE9C-6617EAAD374E}">
  <ds:schemaRefs>
    <ds:schemaRef ds:uri="http://schemas.microsoft.com/sharepoint/v3/contenttype/forms"/>
  </ds:schemaRefs>
</ds:datastoreItem>
</file>

<file path=customXml/itemProps2.xml><?xml version="1.0" encoding="utf-8"?>
<ds:datastoreItem xmlns:ds="http://schemas.openxmlformats.org/officeDocument/2006/customXml" ds:itemID="{70DA7696-B5DE-41AB-9C99-4076B8CFA486}">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customXml/itemProps3.xml><?xml version="1.0" encoding="utf-8"?>
<ds:datastoreItem xmlns:ds="http://schemas.openxmlformats.org/officeDocument/2006/customXml" ds:itemID="{629EA61C-0441-49D2-9A7C-DD47EDBCD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f745d-e51e-41ef-a1f1-27fce0363cfd"/>
    <ds:schemaRef ds:uri="741f8599-2caa-4da6-a5b0-7d6ff7a9f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113</Words>
  <Characters>646</Characters>
  <Application>Microsoft Office Word</Application>
  <DocSecurity>0</DocSecurity>
  <Lines>5</Lines>
  <Paragraphs>1</Paragraphs>
  <ScaleCrop>false</ScaleCrop>
  <Company>人間総合科学等支援室体芸支援室</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人間総合科学研究科研究倫理委員会細則（案）</dc:title>
  <dc:creator>hyosida</dc:creator>
  <cp:lastModifiedBy>清水　紘輔</cp:lastModifiedBy>
  <cp:revision>189</cp:revision>
  <cp:lastPrinted>2021-07-14T02:08:00Z</cp:lastPrinted>
  <dcterms:created xsi:type="dcterms:W3CDTF">2021-07-05T05:12:00Z</dcterms:created>
  <dcterms:modified xsi:type="dcterms:W3CDTF">2026-01-26T16:18:00Z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